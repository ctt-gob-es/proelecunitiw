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6AC66" w14:textId="77777777" w:rsidR="006A5DBE" w:rsidRDefault="006A5DBE" w:rsidP="00FB4249">
      <w:pPr>
        <w:spacing w:before="800" w:after="360"/>
        <w:jc w:val="center"/>
        <w:rPr>
          <w:b/>
          <w:bCs/>
          <w:sz w:val="32"/>
          <w:szCs w:val="32"/>
        </w:rPr>
      </w:pPr>
    </w:p>
    <w:p w14:paraId="542F0A1B" w14:textId="7EC6173E" w:rsidR="005264AD" w:rsidRPr="00C53E56" w:rsidRDefault="00FB4249" w:rsidP="00FB4249">
      <w:pPr>
        <w:spacing w:before="800" w:after="360"/>
        <w:jc w:val="center"/>
        <w:rPr>
          <w:b/>
          <w:bCs/>
          <w:sz w:val="32"/>
          <w:szCs w:val="32"/>
        </w:rPr>
      </w:pPr>
      <w:r w:rsidRPr="00C53E56">
        <w:rPr>
          <w:b/>
          <w:bCs/>
          <w:noProof/>
          <w:sz w:val="32"/>
          <w:szCs w:val="32"/>
          <w:lang w:eastAsia="es-ES"/>
        </w:rPr>
        <w:drawing>
          <wp:anchor distT="0" distB="0" distL="114300" distR="114300" simplePos="0" relativeHeight="251659264" behindDoc="0" locked="0" layoutInCell="1" allowOverlap="1" wp14:anchorId="76C36D0A" wp14:editId="7C81E7CC">
            <wp:simplePos x="0" y="0"/>
            <wp:positionH relativeFrom="margin">
              <wp:align>center</wp:align>
            </wp:positionH>
            <wp:positionV relativeFrom="paragraph">
              <wp:posOffset>502920</wp:posOffset>
            </wp:positionV>
            <wp:extent cx="4580236" cy="891540"/>
            <wp:effectExtent l="0" t="0" r="0" b="0"/>
            <wp:wrapTopAndBottom/>
            <wp:docPr id="14" name="Imagen 1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caUAM_horizontalColor_imp.pd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236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E56">
        <w:rPr>
          <w:b/>
          <w:bCs/>
          <w:sz w:val="32"/>
          <w:szCs w:val="32"/>
        </w:rPr>
        <w:t>Plataforma de Administración Electrónica</w:t>
      </w:r>
    </w:p>
    <w:p w14:paraId="4210F488" w14:textId="0C7D9866" w:rsidR="00FB4249" w:rsidRDefault="00FB4249" w:rsidP="00FB4249">
      <w:pPr>
        <w:jc w:val="center"/>
      </w:pPr>
    </w:p>
    <w:tbl>
      <w:tblPr>
        <w:tblW w:w="0" w:type="auto"/>
        <w:tblInd w:w="112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5"/>
        <w:gridCol w:w="1587"/>
        <w:gridCol w:w="1313"/>
        <w:gridCol w:w="1087"/>
        <w:gridCol w:w="2108"/>
        <w:gridCol w:w="818"/>
        <w:gridCol w:w="20"/>
      </w:tblGrid>
      <w:tr w:rsidR="00FB4249" w:rsidRPr="00FB4249" w14:paraId="4BECB5DA" w14:textId="77777777" w:rsidTr="00DB54BF">
        <w:trPr>
          <w:cantSplit/>
          <w:trHeight w:val="936"/>
        </w:trPr>
        <w:tc>
          <w:tcPr>
            <w:tcW w:w="778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6F708D61" w14:textId="39CCB5F3" w:rsidR="00FB4249" w:rsidRPr="00DA119A" w:rsidRDefault="00FB4249" w:rsidP="00B9258C">
            <w:pPr>
              <w:suppressAutoHyphens/>
              <w:spacing w:before="240" w:after="120" w:line="360" w:lineRule="auto"/>
              <w:ind w:left="284" w:right="224" w:firstLine="283"/>
              <w:jc w:val="center"/>
              <w:rPr>
                <w:rFonts w:cs="Verdana"/>
                <w:bCs/>
                <w:sz w:val="24"/>
                <w:lang w:eastAsia="zh-CN"/>
              </w:rPr>
            </w:pPr>
            <w:r w:rsidRPr="00FB4249">
              <w:rPr>
                <w:rFonts w:cs="Verdana"/>
                <w:bCs/>
                <w:sz w:val="24"/>
                <w:lang w:eastAsia="zh-CN"/>
              </w:rPr>
              <w:t>Análisis de implementaci</w:t>
            </w:r>
            <w:r>
              <w:rPr>
                <w:rFonts w:cs="Verdana"/>
                <w:bCs/>
                <w:sz w:val="24"/>
                <w:lang w:eastAsia="zh-CN"/>
              </w:rPr>
              <w:t>ón del procedimiento</w:t>
            </w:r>
            <w:r w:rsidR="00DA119A">
              <w:rPr>
                <w:rFonts w:cs="Verdana"/>
                <w:bCs/>
                <w:sz w:val="24"/>
                <w:lang w:eastAsia="zh-CN"/>
              </w:rPr>
              <w:t>:</w:t>
            </w:r>
            <w:r>
              <w:rPr>
                <w:rFonts w:cs="Verdana"/>
                <w:bCs/>
                <w:sz w:val="24"/>
                <w:lang w:eastAsia="zh-CN"/>
              </w:rPr>
              <w:t xml:space="preserve"> </w:t>
            </w:r>
            <w:r w:rsidR="00F11E73">
              <w:rPr>
                <w:rFonts w:cs="Verdana"/>
                <w:bCs/>
                <w:sz w:val="24"/>
                <w:lang w:eastAsia="zh-CN"/>
              </w:rPr>
              <w:t>02-02 Certificado de Prestación de Servicios</w:t>
            </w:r>
          </w:p>
        </w:tc>
      </w:tr>
      <w:tr w:rsidR="00FB4249" w:rsidRPr="00FB4249" w14:paraId="2EA844C0" w14:textId="77777777" w:rsidTr="00FB4249">
        <w:trPr>
          <w:gridAfter w:val="1"/>
          <w:wAfter w:w="20" w:type="dxa"/>
          <w:cantSplit/>
          <w:trHeight w:val="382"/>
        </w:trPr>
        <w:tc>
          <w:tcPr>
            <w:tcW w:w="85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53095086" w14:textId="77777777" w:rsidR="00FB4249" w:rsidRPr="00FB4249" w:rsidRDefault="00FB4249" w:rsidP="00FB4249">
            <w:pPr>
              <w:tabs>
                <w:tab w:val="center" w:pos="4252"/>
                <w:tab w:val="right" w:pos="8504"/>
              </w:tabs>
              <w:suppressAutoHyphens/>
              <w:snapToGrid w:val="0"/>
              <w:spacing w:before="240" w:after="120" w:line="360" w:lineRule="auto"/>
              <w:ind w:right="224" w:firstLine="567"/>
              <w:jc w:val="center"/>
              <w:rPr>
                <w:rFonts w:eastAsia="Times New Roman" w:cs="Verdana"/>
                <w:bCs/>
                <w:lang w:eastAsia="zh-CN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6306D6" w14:textId="77777777" w:rsidR="00FB4249" w:rsidRPr="00786BC1" w:rsidRDefault="00FB4249" w:rsidP="00786BC1">
            <w:pPr>
              <w:keepNext/>
              <w:keepLines/>
              <w:suppressAutoHyphens/>
              <w:spacing w:before="240" w:after="120" w:line="360" w:lineRule="auto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 w:rsidRPr="00786BC1">
              <w:rPr>
                <w:rFonts w:eastAsia="Times New Roman" w:cs="Verdana"/>
                <w:b/>
                <w:color w:val="000000"/>
                <w:lang w:eastAsia="zh-CN"/>
              </w:rPr>
              <w:t>Versión:</w:t>
            </w:r>
          </w:p>
        </w:tc>
        <w:tc>
          <w:tcPr>
            <w:tcW w:w="131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0A17A3" w14:textId="0D3FE5BD" w:rsidR="00FB4249" w:rsidRPr="00786BC1" w:rsidRDefault="00DA119A" w:rsidP="00FB4249">
            <w:pPr>
              <w:keepNext/>
              <w:keepLines/>
              <w:suppressAutoHyphens/>
              <w:spacing w:before="240" w:after="120" w:line="360" w:lineRule="auto"/>
              <w:jc w:val="center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>
              <w:rPr>
                <w:rFonts w:eastAsia="Times New Roman" w:cs="Verdana"/>
                <w:color w:val="000000"/>
                <w:lang w:eastAsia="zh-CN"/>
              </w:rPr>
              <w:t>2</w:t>
            </w:r>
            <w:r w:rsidR="00FB4249" w:rsidRPr="00786BC1">
              <w:rPr>
                <w:rFonts w:eastAsia="Times New Roman" w:cs="Verdana"/>
                <w:color w:val="000000"/>
                <w:lang w:eastAsia="zh-CN"/>
              </w:rPr>
              <w:t>.0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397E2A" w14:textId="77777777" w:rsidR="00FB4249" w:rsidRPr="00786BC1" w:rsidRDefault="00FB4249" w:rsidP="00FB4249">
            <w:pPr>
              <w:keepNext/>
              <w:keepLines/>
              <w:suppressAutoHyphens/>
              <w:spacing w:before="240" w:after="120" w:line="360" w:lineRule="auto"/>
              <w:jc w:val="center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 w:rsidRPr="00786BC1">
              <w:rPr>
                <w:rFonts w:eastAsia="Times New Roman" w:cs="Verdana"/>
                <w:b/>
                <w:color w:val="000000"/>
                <w:lang w:eastAsia="zh-CN"/>
              </w:rPr>
              <w:t>Fecha:</w:t>
            </w:r>
          </w:p>
        </w:tc>
        <w:tc>
          <w:tcPr>
            <w:tcW w:w="210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3A9E2B4" w14:textId="3B1FD55E" w:rsidR="00FB4249" w:rsidRPr="00786BC1" w:rsidRDefault="003624A2" w:rsidP="00FB4249">
            <w:pPr>
              <w:keepNext/>
              <w:keepLines/>
              <w:suppressAutoHyphens/>
              <w:spacing w:before="240" w:after="120" w:line="360" w:lineRule="auto"/>
              <w:jc w:val="center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>
              <w:rPr>
                <w:rFonts w:eastAsia="Times New Roman" w:cs="Verdana"/>
                <w:color w:val="000000"/>
                <w:lang w:eastAsia="zh-CN"/>
              </w:rPr>
              <w:t>04</w:t>
            </w:r>
            <w:r w:rsidR="00FB4249" w:rsidRPr="00786BC1">
              <w:rPr>
                <w:rFonts w:eastAsia="Times New Roman" w:cs="Verdana"/>
                <w:color w:val="000000"/>
                <w:lang w:eastAsia="zh-CN"/>
              </w:rPr>
              <w:t>/0</w:t>
            </w:r>
            <w:r>
              <w:rPr>
                <w:rFonts w:eastAsia="Times New Roman" w:cs="Verdana"/>
                <w:color w:val="000000"/>
                <w:lang w:eastAsia="zh-CN"/>
              </w:rPr>
              <w:t>2</w:t>
            </w:r>
            <w:r w:rsidR="00FB4249" w:rsidRPr="00786BC1">
              <w:rPr>
                <w:rFonts w:eastAsia="Times New Roman" w:cs="Verdana"/>
                <w:color w:val="000000"/>
                <w:lang w:eastAsia="zh-CN"/>
              </w:rPr>
              <w:t>/20</w:t>
            </w:r>
            <w:r w:rsidR="00D67449">
              <w:rPr>
                <w:rFonts w:eastAsia="Times New Roman" w:cs="Verdana"/>
                <w:color w:val="000000"/>
                <w:lang w:eastAsia="zh-CN"/>
              </w:rPr>
              <w:t>20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076AFE3E" w14:textId="77777777" w:rsidR="00FB4249" w:rsidRPr="00FB4249" w:rsidRDefault="00FB4249" w:rsidP="00FB4249">
            <w:pPr>
              <w:tabs>
                <w:tab w:val="center" w:pos="4252"/>
                <w:tab w:val="right" w:pos="8504"/>
              </w:tabs>
              <w:suppressAutoHyphens/>
              <w:snapToGrid w:val="0"/>
              <w:spacing w:before="240" w:after="120" w:line="360" w:lineRule="auto"/>
              <w:ind w:right="224" w:firstLine="567"/>
              <w:jc w:val="center"/>
              <w:rPr>
                <w:rFonts w:eastAsia="Times New Roman" w:cs="Verdana"/>
                <w:lang w:eastAsia="zh-CN"/>
              </w:rPr>
            </w:pPr>
          </w:p>
        </w:tc>
      </w:tr>
    </w:tbl>
    <w:p w14:paraId="7B38F0B2" w14:textId="4FCDAA47" w:rsidR="006A5DBE" w:rsidRDefault="006A5DBE" w:rsidP="00AE1FFD">
      <w:pPr>
        <w:spacing w:before="240" w:line="360" w:lineRule="auto"/>
      </w:pPr>
    </w:p>
    <w:p w14:paraId="45233600" w14:textId="73F1F045" w:rsidR="006A5DBE" w:rsidRDefault="006A5DBE" w:rsidP="00D67449">
      <w:pPr>
        <w:spacing w:after="0" w:line="240" w:lineRule="auto"/>
      </w:pPr>
      <w:r>
        <w:br w:type="page"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7228"/>
      </w:tblGrid>
      <w:tr w:rsidR="00D67449" w14:paraId="03A3B0EC" w14:textId="77777777" w:rsidTr="00D67449">
        <w:tc>
          <w:tcPr>
            <w:tcW w:w="9355" w:type="dxa"/>
            <w:gridSpan w:val="2"/>
            <w:vAlign w:val="center"/>
          </w:tcPr>
          <w:p w14:paraId="12709228" w14:textId="3770936D" w:rsidR="00D67449" w:rsidRPr="00D67449" w:rsidRDefault="00D67449" w:rsidP="00D67449">
            <w:pPr>
              <w:spacing w:after="0" w:line="480" w:lineRule="auto"/>
              <w:rPr>
                <w:b/>
                <w:bCs/>
                <w:u w:val="single"/>
              </w:rPr>
            </w:pPr>
            <w:r w:rsidRPr="00D67449">
              <w:rPr>
                <w:b/>
                <w:bCs/>
                <w:u w:val="single"/>
              </w:rPr>
              <w:lastRenderedPageBreak/>
              <w:t>Control de Comprobación y Aprobación</w:t>
            </w:r>
          </w:p>
        </w:tc>
      </w:tr>
      <w:tr w:rsidR="006A5DBE" w14:paraId="78C919A0" w14:textId="77777777" w:rsidTr="00D67449">
        <w:tc>
          <w:tcPr>
            <w:tcW w:w="2127" w:type="dxa"/>
            <w:vAlign w:val="center"/>
          </w:tcPr>
          <w:p w14:paraId="39C6FD8A" w14:textId="6452EA6A" w:rsidR="006A5DBE" w:rsidRDefault="006A5DBE" w:rsidP="00D67449">
            <w:pPr>
              <w:spacing w:after="0" w:line="480" w:lineRule="auto"/>
            </w:pPr>
            <w:r w:rsidRPr="00D67449">
              <w:rPr>
                <w:b/>
                <w:bCs/>
              </w:rPr>
              <w:t>Documento</w:t>
            </w:r>
            <w:r>
              <w:t>:</w:t>
            </w:r>
          </w:p>
        </w:tc>
        <w:tc>
          <w:tcPr>
            <w:tcW w:w="7228" w:type="dxa"/>
            <w:vAlign w:val="center"/>
          </w:tcPr>
          <w:p w14:paraId="21F96CA1" w14:textId="42E4F550" w:rsidR="006A5DBE" w:rsidRDefault="002739B7" w:rsidP="00D67449">
            <w:pPr>
              <w:spacing w:after="0" w:line="480" w:lineRule="auto"/>
            </w:pPr>
            <w:r w:rsidRPr="002739B7">
              <w:t xml:space="preserve">cGS-UAM-Análisis de implementación </w:t>
            </w:r>
            <w:r w:rsidR="00F11E73">
              <w:t>02-02 Certificado de Prestación de Servicios</w:t>
            </w:r>
            <w:r w:rsidR="000E0589">
              <w:t xml:space="preserve"> </w:t>
            </w:r>
            <w:r w:rsidRPr="002739B7">
              <w:t>.docx</w:t>
            </w:r>
          </w:p>
        </w:tc>
      </w:tr>
      <w:tr w:rsidR="006A5DBE" w14:paraId="2C9FCD74" w14:textId="77777777" w:rsidTr="00D67449">
        <w:tc>
          <w:tcPr>
            <w:tcW w:w="2127" w:type="dxa"/>
            <w:vAlign w:val="center"/>
          </w:tcPr>
          <w:p w14:paraId="55E917B8" w14:textId="1702DFDD" w:rsidR="006A5DBE" w:rsidRDefault="006A5DBE" w:rsidP="00D67449">
            <w:pPr>
              <w:spacing w:after="0" w:line="480" w:lineRule="auto"/>
            </w:pPr>
            <w:r w:rsidRPr="00D67449">
              <w:rPr>
                <w:b/>
                <w:bCs/>
              </w:rPr>
              <w:t>Revisión</w:t>
            </w:r>
            <w:r>
              <w:t>:</w:t>
            </w:r>
          </w:p>
        </w:tc>
        <w:tc>
          <w:tcPr>
            <w:tcW w:w="7228" w:type="dxa"/>
            <w:vAlign w:val="center"/>
          </w:tcPr>
          <w:p w14:paraId="6A3FCCC7" w14:textId="24534004" w:rsidR="006A5DBE" w:rsidRDefault="002739B7" w:rsidP="00D67449">
            <w:pPr>
              <w:spacing w:after="0" w:line="480" w:lineRule="auto"/>
            </w:pPr>
            <w:r>
              <w:t>2</w:t>
            </w:r>
            <w:r w:rsidR="00D67449">
              <w:t>.0</w:t>
            </w:r>
          </w:p>
        </w:tc>
      </w:tr>
      <w:tr w:rsidR="006A5DBE" w14:paraId="7FD6F2A8" w14:textId="77777777" w:rsidTr="00D67449">
        <w:tc>
          <w:tcPr>
            <w:tcW w:w="2127" w:type="dxa"/>
            <w:vAlign w:val="center"/>
          </w:tcPr>
          <w:p w14:paraId="0999A8D8" w14:textId="1A3FA753" w:rsidR="006A5DBE" w:rsidRDefault="006A5DBE" w:rsidP="00D67449">
            <w:pPr>
              <w:spacing w:after="0" w:line="480" w:lineRule="auto"/>
            </w:pPr>
            <w:r w:rsidRPr="00D67449">
              <w:rPr>
                <w:b/>
                <w:bCs/>
              </w:rPr>
              <w:t>Fecha</w:t>
            </w:r>
            <w:r>
              <w:t>:</w:t>
            </w:r>
          </w:p>
        </w:tc>
        <w:tc>
          <w:tcPr>
            <w:tcW w:w="7228" w:type="dxa"/>
            <w:vAlign w:val="center"/>
          </w:tcPr>
          <w:p w14:paraId="66EF27CE" w14:textId="5E02AA45" w:rsidR="006A5DBE" w:rsidRDefault="003624A2" w:rsidP="00D67449">
            <w:pPr>
              <w:spacing w:after="0" w:line="480" w:lineRule="auto"/>
            </w:pPr>
            <w:r>
              <w:t>04</w:t>
            </w:r>
            <w:r w:rsidR="00D67449">
              <w:t>/0</w:t>
            </w:r>
            <w:r>
              <w:t>2</w:t>
            </w:r>
            <w:r w:rsidR="00D67449">
              <w:t>/2020</w:t>
            </w:r>
          </w:p>
        </w:tc>
      </w:tr>
    </w:tbl>
    <w:p w14:paraId="4557C1E5" w14:textId="7F036CD3" w:rsidR="006A5DBE" w:rsidRDefault="006A5DBE" w:rsidP="006A5DBE">
      <w:pPr>
        <w:spacing w:after="0" w:line="240" w:lineRule="auto"/>
      </w:pPr>
    </w:p>
    <w:p w14:paraId="4172C606" w14:textId="77777777" w:rsidR="00AE44F1" w:rsidRDefault="00AE44F1" w:rsidP="006A5DBE">
      <w:pPr>
        <w:spacing w:after="0" w:line="240" w:lineRule="auto"/>
      </w:pPr>
    </w:p>
    <w:tbl>
      <w:tblPr>
        <w:tblStyle w:val="Tablaconcuadrcula"/>
        <w:tblW w:w="9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3402"/>
        <w:gridCol w:w="3840"/>
      </w:tblGrid>
      <w:tr w:rsidR="00AE44F1" w14:paraId="67525C8D" w14:textId="38B48047" w:rsidTr="00AE44F1">
        <w:trPr>
          <w:trHeight w:val="610"/>
        </w:trPr>
        <w:tc>
          <w:tcPr>
            <w:tcW w:w="5529" w:type="dxa"/>
            <w:gridSpan w:val="2"/>
            <w:vAlign w:val="center"/>
          </w:tcPr>
          <w:p w14:paraId="2A3250CC" w14:textId="49636D58" w:rsidR="00AE44F1" w:rsidRPr="00D67449" w:rsidRDefault="00AE44F1" w:rsidP="00DB54BF">
            <w:pPr>
              <w:spacing w:after="0" w:line="480" w:lineRule="auto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Realizado</w:t>
            </w:r>
          </w:p>
        </w:tc>
        <w:tc>
          <w:tcPr>
            <w:tcW w:w="3840" w:type="dxa"/>
          </w:tcPr>
          <w:p w14:paraId="36770CE8" w14:textId="77777777" w:rsidR="00AE44F1" w:rsidRDefault="00AE44F1" w:rsidP="00DB54BF">
            <w:pPr>
              <w:spacing w:after="0" w:line="480" w:lineRule="auto"/>
              <w:rPr>
                <w:b/>
                <w:bCs/>
                <w:u w:val="single"/>
              </w:rPr>
            </w:pPr>
          </w:p>
        </w:tc>
      </w:tr>
      <w:tr w:rsidR="00AE44F1" w14:paraId="73013A62" w14:textId="1036E4D8" w:rsidTr="00AE44F1">
        <w:trPr>
          <w:trHeight w:val="597"/>
        </w:trPr>
        <w:tc>
          <w:tcPr>
            <w:tcW w:w="2127" w:type="dxa"/>
            <w:vAlign w:val="center"/>
          </w:tcPr>
          <w:p w14:paraId="5DB58123" w14:textId="4E3DDE6A" w:rsidR="00AE44F1" w:rsidRDefault="00AE44F1" w:rsidP="00DB54BF">
            <w:pPr>
              <w:spacing w:after="0" w:line="480" w:lineRule="auto"/>
            </w:pPr>
            <w:r w:rsidRPr="00D67449">
              <w:rPr>
                <w:b/>
                <w:bCs/>
              </w:rPr>
              <w:t>Fecha</w:t>
            </w:r>
          </w:p>
        </w:tc>
        <w:tc>
          <w:tcPr>
            <w:tcW w:w="3402" w:type="dxa"/>
            <w:vAlign w:val="center"/>
          </w:tcPr>
          <w:p w14:paraId="1727F57B" w14:textId="6C312769" w:rsidR="00AE44F1" w:rsidRDefault="00AE44F1" w:rsidP="00DB54BF">
            <w:pPr>
              <w:spacing w:after="0" w:line="480" w:lineRule="auto"/>
            </w:pPr>
            <w:r>
              <w:rPr>
                <w:b/>
                <w:bCs/>
              </w:rPr>
              <w:t>Autor</w:t>
            </w:r>
          </w:p>
        </w:tc>
        <w:tc>
          <w:tcPr>
            <w:tcW w:w="3840" w:type="dxa"/>
          </w:tcPr>
          <w:p w14:paraId="09AB5945" w14:textId="1CB80A24" w:rsidR="00AE44F1" w:rsidRDefault="00AE44F1" w:rsidP="00DB54BF">
            <w:pPr>
              <w:spacing w:after="0" w:line="480" w:lineRule="auto"/>
            </w:pPr>
            <w:r w:rsidRPr="00AE44F1">
              <w:rPr>
                <w:b/>
                <w:bCs/>
              </w:rPr>
              <w:t>Cargo</w:t>
            </w:r>
          </w:p>
        </w:tc>
      </w:tr>
      <w:tr w:rsidR="00AE44F1" w14:paraId="5DDF1242" w14:textId="0D8C5CA0" w:rsidTr="00AE44F1">
        <w:trPr>
          <w:trHeight w:val="597"/>
        </w:trPr>
        <w:tc>
          <w:tcPr>
            <w:tcW w:w="2127" w:type="dxa"/>
            <w:vAlign w:val="center"/>
          </w:tcPr>
          <w:p w14:paraId="1129C57B" w14:textId="651F217B" w:rsidR="00AE44F1" w:rsidRDefault="00A00251" w:rsidP="00DB54BF">
            <w:pPr>
              <w:spacing w:after="0" w:line="480" w:lineRule="auto"/>
            </w:pPr>
            <w:r>
              <w:t>04</w:t>
            </w:r>
            <w:r w:rsidR="00AE44F1">
              <w:t>/0</w:t>
            </w:r>
            <w:r>
              <w:t>2</w:t>
            </w:r>
            <w:r w:rsidR="00AE44F1">
              <w:t>/2020</w:t>
            </w:r>
          </w:p>
        </w:tc>
        <w:tc>
          <w:tcPr>
            <w:tcW w:w="3402" w:type="dxa"/>
            <w:vAlign w:val="center"/>
          </w:tcPr>
          <w:p w14:paraId="0A89A72D" w14:textId="16DA8B59" w:rsidR="00AE44F1" w:rsidRDefault="00AE44F1" w:rsidP="00DB54BF">
            <w:pPr>
              <w:spacing w:after="0" w:line="480" w:lineRule="auto"/>
            </w:pPr>
            <w:r>
              <w:t>César Mayoral</w:t>
            </w:r>
          </w:p>
        </w:tc>
        <w:tc>
          <w:tcPr>
            <w:tcW w:w="3840" w:type="dxa"/>
          </w:tcPr>
          <w:p w14:paraId="4E900E46" w14:textId="23E628F5" w:rsidR="00AE44F1" w:rsidRDefault="00AE44F1" w:rsidP="00DB54BF">
            <w:pPr>
              <w:spacing w:after="0" w:line="480" w:lineRule="auto"/>
            </w:pPr>
          </w:p>
        </w:tc>
      </w:tr>
      <w:tr w:rsidR="00AE44F1" w14:paraId="4EEE7721" w14:textId="07807969" w:rsidTr="00AE44F1">
        <w:trPr>
          <w:trHeight w:val="610"/>
        </w:trPr>
        <w:tc>
          <w:tcPr>
            <w:tcW w:w="2127" w:type="dxa"/>
            <w:vAlign w:val="center"/>
          </w:tcPr>
          <w:p w14:paraId="51CC4E8F" w14:textId="4FBE066A" w:rsidR="00AE44F1" w:rsidRDefault="00AE44F1" w:rsidP="00DB54BF">
            <w:pPr>
              <w:spacing w:after="0" w:line="480" w:lineRule="auto"/>
            </w:pPr>
          </w:p>
        </w:tc>
        <w:tc>
          <w:tcPr>
            <w:tcW w:w="3402" w:type="dxa"/>
            <w:vAlign w:val="center"/>
          </w:tcPr>
          <w:p w14:paraId="25EEA2F6" w14:textId="49A82FDE" w:rsidR="00AE44F1" w:rsidRDefault="00AE44F1" w:rsidP="00DB54BF">
            <w:pPr>
              <w:spacing w:after="0" w:line="480" w:lineRule="auto"/>
            </w:pPr>
          </w:p>
        </w:tc>
        <w:tc>
          <w:tcPr>
            <w:tcW w:w="3840" w:type="dxa"/>
          </w:tcPr>
          <w:p w14:paraId="32604B57" w14:textId="43B02138" w:rsidR="00AE44F1" w:rsidRDefault="00AE44F1" w:rsidP="00DB54BF">
            <w:pPr>
              <w:spacing w:after="0" w:line="480" w:lineRule="auto"/>
            </w:pPr>
          </w:p>
        </w:tc>
      </w:tr>
    </w:tbl>
    <w:p w14:paraId="641E94BF" w14:textId="6B23B941" w:rsidR="00D67449" w:rsidRDefault="00D67449" w:rsidP="006A5DBE">
      <w:pPr>
        <w:spacing w:after="0" w:line="240" w:lineRule="auto"/>
      </w:pPr>
    </w:p>
    <w:p w14:paraId="5486F417" w14:textId="77777777" w:rsidR="00AE44F1" w:rsidRDefault="00AE44F1" w:rsidP="006A5DBE">
      <w:pPr>
        <w:spacing w:after="0" w:line="240" w:lineRule="auto"/>
      </w:pPr>
    </w:p>
    <w:tbl>
      <w:tblPr>
        <w:tblStyle w:val="Tablaconcuadrcula"/>
        <w:tblW w:w="9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3402"/>
        <w:gridCol w:w="3840"/>
      </w:tblGrid>
      <w:tr w:rsidR="00AE44F1" w14:paraId="39CC3558" w14:textId="77777777" w:rsidTr="00DB54BF">
        <w:trPr>
          <w:trHeight w:val="610"/>
        </w:trPr>
        <w:tc>
          <w:tcPr>
            <w:tcW w:w="5529" w:type="dxa"/>
            <w:gridSpan w:val="2"/>
            <w:vAlign w:val="center"/>
          </w:tcPr>
          <w:p w14:paraId="73380B51" w14:textId="7CE461FB" w:rsidR="00AE44F1" w:rsidRPr="00D67449" w:rsidRDefault="00AE44F1" w:rsidP="00DB54BF">
            <w:pPr>
              <w:spacing w:after="0" w:line="480" w:lineRule="auto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Aprobado por UAM</w:t>
            </w:r>
          </w:p>
        </w:tc>
        <w:tc>
          <w:tcPr>
            <w:tcW w:w="3840" w:type="dxa"/>
          </w:tcPr>
          <w:p w14:paraId="48171D4F" w14:textId="77777777" w:rsidR="00AE44F1" w:rsidRDefault="00AE44F1" w:rsidP="00DB54BF">
            <w:pPr>
              <w:spacing w:after="0" w:line="480" w:lineRule="auto"/>
              <w:rPr>
                <w:b/>
                <w:bCs/>
                <w:u w:val="single"/>
              </w:rPr>
            </w:pPr>
          </w:p>
        </w:tc>
      </w:tr>
      <w:tr w:rsidR="00AE44F1" w14:paraId="6E46B1B2" w14:textId="77777777" w:rsidTr="00DB54BF">
        <w:trPr>
          <w:trHeight w:val="597"/>
        </w:trPr>
        <w:tc>
          <w:tcPr>
            <w:tcW w:w="2127" w:type="dxa"/>
            <w:vAlign w:val="center"/>
          </w:tcPr>
          <w:p w14:paraId="6A273C0B" w14:textId="77777777" w:rsidR="00AE44F1" w:rsidRDefault="00AE44F1" w:rsidP="00DB54BF">
            <w:pPr>
              <w:spacing w:after="0" w:line="480" w:lineRule="auto"/>
            </w:pPr>
            <w:r w:rsidRPr="00D67449">
              <w:rPr>
                <w:b/>
                <w:bCs/>
              </w:rPr>
              <w:t>Fecha</w:t>
            </w:r>
          </w:p>
        </w:tc>
        <w:tc>
          <w:tcPr>
            <w:tcW w:w="3402" w:type="dxa"/>
            <w:vAlign w:val="center"/>
          </w:tcPr>
          <w:p w14:paraId="7E377258" w14:textId="77777777" w:rsidR="00AE44F1" w:rsidRDefault="00AE44F1" w:rsidP="00DB54BF">
            <w:pPr>
              <w:spacing w:after="0" w:line="480" w:lineRule="auto"/>
            </w:pPr>
            <w:r>
              <w:rPr>
                <w:b/>
                <w:bCs/>
              </w:rPr>
              <w:t>Autor</w:t>
            </w:r>
          </w:p>
        </w:tc>
        <w:tc>
          <w:tcPr>
            <w:tcW w:w="3840" w:type="dxa"/>
          </w:tcPr>
          <w:p w14:paraId="302A9FF1" w14:textId="77777777" w:rsidR="00AE44F1" w:rsidRDefault="00AE44F1" w:rsidP="00DB54BF">
            <w:pPr>
              <w:spacing w:after="0" w:line="480" w:lineRule="auto"/>
            </w:pPr>
            <w:r w:rsidRPr="00AE44F1">
              <w:rPr>
                <w:b/>
                <w:bCs/>
              </w:rPr>
              <w:t>Cargo</w:t>
            </w:r>
          </w:p>
        </w:tc>
      </w:tr>
      <w:tr w:rsidR="00AE44F1" w14:paraId="573BF351" w14:textId="77777777" w:rsidTr="00DB54BF">
        <w:trPr>
          <w:trHeight w:val="597"/>
        </w:trPr>
        <w:tc>
          <w:tcPr>
            <w:tcW w:w="2127" w:type="dxa"/>
            <w:vAlign w:val="center"/>
          </w:tcPr>
          <w:p w14:paraId="291BEF01" w14:textId="088C075F" w:rsidR="00AE44F1" w:rsidRDefault="00AE44F1" w:rsidP="00DB54BF">
            <w:pPr>
              <w:spacing w:after="0" w:line="480" w:lineRule="auto"/>
            </w:pPr>
          </w:p>
        </w:tc>
        <w:tc>
          <w:tcPr>
            <w:tcW w:w="3402" w:type="dxa"/>
            <w:vAlign w:val="center"/>
          </w:tcPr>
          <w:p w14:paraId="2FACBE39" w14:textId="608FD284" w:rsidR="00AE44F1" w:rsidRDefault="00AE44F1" w:rsidP="00DB54BF">
            <w:pPr>
              <w:spacing w:after="0" w:line="480" w:lineRule="auto"/>
            </w:pPr>
          </w:p>
        </w:tc>
        <w:tc>
          <w:tcPr>
            <w:tcW w:w="3840" w:type="dxa"/>
          </w:tcPr>
          <w:p w14:paraId="110A67C7" w14:textId="77777777" w:rsidR="00AE44F1" w:rsidRDefault="00AE44F1" w:rsidP="00DB54BF">
            <w:pPr>
              <w:spacing w:after="0" w:line="480" w:lineRule="auto"/>
            </w:pPr>
          </w:p>
        </w:tc>
      </w:tr>
      <w:tr w:rsidR="00AE44F1" w14:paraId="4A9FBD13" w14:textId="77777777" w:rsidTr="00DB54BF">
        <w:trPr>
          <w:trHeight w:val="610"/>
        </w:trPr>
        <w:tc>
          <w:tcPr>
            <w:tcW w:w="2127" w:type="dxa"/>
            <w:vAlign w:val="center"/>
          </w:tcPr>
          <w:p w14:paraId="31F242D8" w14:textId="77777777" w:rsidR="00AE44F1" w:rsidRDefault="00AE44F1" w:rsidP="00DB54BF">
            <w:pPr>
              <w:spacing w:after="0" w:line="480" w:lineRule="auto"/>
            </w:pPr>
          </w:p>
        </w:tc>
        <w:tc>
          <w:tcPr>
            <w:tcW w:w="3402" w:type="dxa"/>
            <w:vAlign w:val="center"/>
          </w:tcPr>
          <w:p w14:paraId="35FB18D5" w14:textId="77777777" w:rsidR="00AE44F1" w:rsidRDefault="00AE44F1" w:rsidP="00DB54BF">
            <w:pPr>
              <w:spacing w:after="0" w:line="480" w:lineRule="auto"/>
            </w:pPr>
          </w:p>
        </w:tc>
        <w:tc>
          <w:tcPr>
            <w:tcW w:w="3840" w:type="dxa"/>
          </w:tcPr>
          <w:p w14:paraId="7CF47E57" w14:textId="77777777" w:rsidR="00AE44F1" w:rsidRDefault="00AE44F1" w:rsidP="00DB54BF">
            <w:pPr>
              <w:spacing w:after="0" w:line="480" w:lineRule="auto"/>
            </w:pPr>
          </w:p>
        </w:tc>
      </w:tr>
    </w:tbl>
    <w:p w14:paraId="5BDAB05A" w14:textId="2D543104" w:rsidR="00AE44F1" w:rsidRDefault="00AE44F1" w:rsidP="006A5DBE">
      <w:pPr>
        <w:spacing w:after="0" w:line="240" w:lineRule="auto"/>
      </w:pPr>
    </w:p>
    <w:tbl>
      <w:tblPr>
        <w:tblStyle w:val="Tablaconcuadrcula"/>
        <w:tblW w:w="9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8"/>
        <w:gridCol w:w="1893"/>
        <w:gridCol w:w="2391"/>
        <w:gridCol w:w="3717"/>
      </w:tblGrid>
      <w:tr w:rsidR="002739B7" w14:paraId="36E102CA" w14:textId="77777777" w:rsidTr="002739B7">
        <w:trPr>
          <w:trHeight w:val="610"/>
        </w:trPr>
        <w:tc>
          <w:tcPr>
            <w:tcW w:w="5652" w:type="dxa"/>
            <w:gridSpan w:val="3"/>
            <w:tcBorders>
              <w:bottom w:val="single" w:sz="4" w:space="0" w:color="auto"/>
            </w:tcBorders>
            <w:vAlign w:val="center"/>
          </w:tcPr>
          <w:p w14:paraId="190547D9" w14:textId="574D6F82" w:rsidR="002739B7" w:rsidRPr="00D67449" w:rsidRDefault="002739B7" w:rsidP="004075E6">
            <w:pPr>
              <w:spacing w:after="0" w:line="480" w:lineRule="auto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Registro de cambios</w:t>
            </w:r>
          </w:p>
        </w:tc>
        <w:tc>
          <w:tcPr>
            <w:tcW w:w="3717" w:type="dxa"/>
            <w:tcBorders>
              <w:bottom w:val="single" w:sz="4" w:space="0" w:color="auto"/>
            </w:tcBorders>
          </w:tcPr>
          <w:p w14:paraId="7AA213DD" w14:textId="77777777" w:rsidR="002739B7" w:rsidRDefault="002739B7" w:rsidP="004075E6">
            <w:pPr>
              <w:spacing w:after="0" w:line="480" w:lineRule="auto"/>
              <w:rPr>
                <w:b/>
                <w:bCs/>
                <w:u w:val="single"/>
              </w:rPr>
            </w:pPr>
          </w:p>
        </w:tc>
      </w:tr>
      <w:tr w:rsidR="002739B7" w14:paraId="3212DB69" w14:textId="77777777" w:rsidTr="002739B7">
        <w:trPr>
          <w:trHeight w:val="597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134E2CF" w14:textId="675884BB" w:rsidR="002739B7" w:rsidRDefault="002739B7" w:rsidP="002739B7">
            <w:pPr>
              <w:spacing w:after="0" w:line="480" w:lineRule="auto"/>
              <w:jc w:val="center"/>
            </w:pP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4EE20D4" w14:textId="3EE28141" w:rsidR="002739B7" w:rsidRDefault="002739B7" w:rsidP="002739B7">
            <w:pPr>
              <w:spacing w:after="0" w:line="480" w:lineRule="auto"/>
              <w:jc w:val="center"/>
            </w:pPr>
            <w:r w:rsidRPr="00D67449">
              <w:rPr>
                <w:b/>
                <w:bCs/>
              </w:rPr>
              <w:t>Fecha</w:t>
            </w:r>
          </w:p>
        </w:tc>
        <w:tc>
          <w:tcPr>
            <w:tcW w:w="6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E6E21C9" w14:textId="2B90A6B7" w:rsidR="002739B7" w:rsidRDefault="002739B7" w:rsidP="002739B7">
            <w:pPr>
              <w:spacing w:after="0" w:line="480" w:lineRule="auto"/>
              <w:jc w:val="center"/>
            </w:pPr>
            <w:r>
              <w:rPr>
                <w:b/>
                <w:bCs/>
              </w:rPr>
              <w:t>Descripción</w:t>
            </w:r>
          </w:p>
        </w:tc>
      </w:tr>
      <w:tr w:rsidR="002739B7" w14:paraId="4871920D" w14:textId="77777777" w:rsidTr="002739B7">
        <w:trPr>
          <w:trHeight w:val="597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81840" w14:textId="36630F7F" w:rsidR="002739B7" w:rsidRDefault="002739B7" w:rsidP="002739B7">
            <w:pPr>
              <w:spacing w:after="0" w:line="480" w:lineRule="auto"/>
              <w:jc w:val="center"/>
            </w:pPr>
            <w:r>
              <w:t>1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46FF34" w14:textId="724E2B45" w:rsidR="002739B7" w:rsidRDefault="002739B7" w:rsidP="002739B7">
            <w:pPr>
              <w:spacing w:after="0" w:line="480" w:lineRule="auto"/>
              <w:jc w:val="center"/>
            </w:pPr>
            <w:r>
              <w:t>04/02/2020</w:t>
            </w:r>
          </w:p>
        </w:tc>
        <w:tc>
          <w:tcPr>
            <w:tcW w:w="6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95153" w14:textId="4A18D9A9" w:rsidR="002739B7" w:rsidRDefault="002739B7" w:rsidP="004075E6">
            <w:pPr>
              <w:spacing w:after="0" w:line="480" w:lineRule="auto"/>
            </w:pPr>
            <w:r>
              <w:t>Modificación de la versión 1.0</w:t>
            </w:r>
          </w:p>
        </w:tc>
      </w:tr>
      <w:tr w:rsidR="002739B7" w14:paraId="70CC2526" w14:textId="77777777" w:rsidTr="002739B7">
        <w:trPr>
          <w:trHeight w:val="610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FCDFB4" w14:textId="77777777" w:rsidR="002739B7" w:rsidRDefault="002739B7" w:rsidP="002739B7">
            <w:pPr>
              <w:spacing w:after="0" w:line="480" w:lineRule="auto"/>
              <w:jc w:val="center"/>
            </w:pP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ED435" w14:textId="77777777" w:rsidR="002739B7" w:rsidRDefault="002739B7" w:rsidP="002739B7">
            <w:pPr>
              <w:spacing w:after="0" w:line="480" w:lineRule="auto"/>
              <w:jc w:val="center"/>
            </w:pPr>
          </w:p>
        </w:tc>
        <w:tc>
          <w:tcPr>
            <w:tcW w:w="6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BFCA98" w14:textId="77777777" w:rsidR="002739B7" w:rsidRDefault="002739B7" w:rsidP="004075E6">
            <w:pPr>
              <w:spacing w:after="0" w:line="480" w:lineRule="auto"/>
            </w:pPr>
          </w:p>
        </w:tc>
      </w:tr>
    </w:tbl>
    <w:p w14:paraId="11E920D3" w14:textId="77777777" w:rsidR="002739B7" w:rsidRPr="00AE1FFD" w:rsidRDefault="002739B7" w:rsidP="006A5DBE">
      <w:pPr>
        <w:spacing w:after="0" w:line="240" w:lineRule="auto"/>
      </w:pPr>
    </w:p>
    <w:bookmarkStart w:id="0" w:name="_Toc31875519" w:displacedByCustomXml="next"/>
    <w:sdt>
      <w:sdtPr>
        <w:rPr>
          <w:rFonts w:asciiTheme="majorHAnsi" w:eastAsiaTheme="minorHAnsi" w:hAnsiTheme="majorHAnsi" w:cstheme="minorBidi"/>
          <w:b w:val="0"/>
          <w:bCs w:val="0"/>
          <w:caps w:val="0"/>
          <w:noProof/>
          <w:color w:val="auto"/>
          <w:kern w:val="0"/>
          <w:sz w:val="22"/>
          <w:szCs w:val="22"/>
          <w:lang w:eastAsia="en-US"/>
        </w:rPr>
        <w:id w:val="-981303448"/>
        <w:docPartObj>
          <w:docPartGallery w:val="Table of Contents"/>
          <w:docPartUnique/>
        </w:docPartObj>
      </w:sdtPr>
      <w:sdtEndPr>
        <w:rPr>
          <w:rFonts w:ascii="Verdana" w:eastAsia="Calibri" w:hAnsi="Verdana" w:cs="Times New Roman"/>
          <w:b/>
          <w:noProof w:val="0"/>
          <w:szCs w:val="24"/>
        </w:rPr>
      </w:sdtEndPr>
      <w:sdtContent>
        <w:p w14:paraId="08BC20E5" w14:textId="323D8C62" w:rsidR="00786BC1" w:rsidRPr="00271063" w:rsidRDefault="00786BC1" w:rsidP="00F11E73">
          <w:pPr>
            <w:pStyle w:val="INDICE"/>
            <w:ind w:left="284" w:hanging="284"/>
            <w:rPr>
              <w:color w:val="76923C" w:themeColor="accent3" w:themeShade="BF"/>
            </w:rPr>
          </w:pPr>
          <w:r w:rsidRPr="00271063">
            <w:rPr>
              <w:color w:val="76923C" w:themeColor="accent3" w:themeShade="BF"/>
              <w:lang w:val="es-ES_tradnl"/>
            </w:rPr>
            <w:t>ÍNDICE</w:t>
          </w:r>
          <w:bookmarkEnd w:id="0"/>
        </w:p>
        <w:p w14:paraId="1A92D15C" w14:textId="31B3C153" w:rsidR="00B9258C" w:rsidRDefault="00786BC1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r w:rsidRPr="00271063">
            <w:fldChar w:fldCharType="begin"/>
          </w:r>
          <w:r w:rsidRPr="00271063">
            <w:instrText xml:space="preserve"> TOC \o "1-3" \h \z \u </w:instrText>
          </w:r>
          <w:r w:rsidRPr="00271063">
            <w:fldChar w:fldCharType="separate"/>
          </w:r>
          <w:hyperlink w:anchor="_Toc31875519" w:history="1">
            <w:r w:rsidR="00B9258C" w:rsidRPr="006D16C1">
              <w:rPr>
                <w:rStyle w:val="Hipervnculo"/>
                <w:noProof/>
                <w:lang w:val="es-ES_tradnl"/>
              </w:rPr>
              <w:t>ÍNDICE</w:t>
            </w:r>
            <w:r w:rsidR="00B9258C">
              <w:rPr>
                <w:noProof/>
                <w:webHidden/>
              </w:rPr>
              <w:tab/>
            </w:r>
            <w:r w:rsidR="00B9258C">
              <w:rPr>
                <w:noProof/>
                <w:webHidden/>
              </w:rPr>
              <w:fldChar w:fldCharType="begin"/>
            </w:r>
            <w:r w:rsidR="00B9258C">
              <w:rPr>
                <w:noProof/>
                <w:webHidden/>
              </w:rPr>
              <w:instrText xml:space="preserve"> PAGEREF _Toc31875519 \h </w:instrText>
            </w:r>
            <w:r w:rsidR="00B9258C">
              <w:rPr>
                <w:noProof/>
                <w:webHidden/>
              </w:rPr>
            </w:r>
            <w:r w:rsidR="00B9258C">
              <w:rPr>
                <w:noProof/>
                <w:webHidden/>
              </w:rPr>
              <w:fldChar w:fldCharType="separate"/>
            </w:r>
            <w:r w:rsidR="00B9258C">
              <w:rPr>
                <w:noProof/>
                <w:webHidden/>
              </w:rPr>
              <w:t>3</w:t>
            </w:r>
            <w:r w:rsidR="00B9258C">
              <w:rPr>
                <w:noProof/>
                <w:webHidden/>
              </w:rPr>
              <w:fldChar w:fldCharType="end"/>
            </w:r>
          </w:hyperlink>
        </w:p>
        <w:p w14:paraId="0D766BD9" w14:textId="1925B73E" w:rsidR="00B9258C" w:rsidRDefault="003C5426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hyperlink w:anchor="_Toc31875520" w:history="1">
            <w:r w:rsidR="00B9258C" w:rsidRPr="006D16C1">
              <w:rPr>
                <w:rStyle w:val="Hipervnculo"/>
                <w:noProof/>
              </w:rPr>
              <w:t>1.</w:t>
            </w:r>
            <w:r w:rsidR="00B9258C"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="00B9258C" w:rsidRPr="006D16C1">
              <w:rPr>
                <w:rStyle w:val="Hipervnculo"/>
                <w:noProof/>
              </w:rPr>
              <w:t>INTRODUCCIÓN</w:t>
            </w:r>
            <w:r w:rsidR="00B9258C">
              <w:rPr>
                <w:noProof/>
                <w:webHidden/>
              </w:rPr>
              <w:tab/>
            </w:r>
            <w:r w:rsidR="00B9258C">
              <w:rPr>
                <w:noProof/>
                <w:webHidden/>
              </w:rPr>
              <w:fldChar w:fldCharType="begin"/>
            </w:r>
            <w:r w:rsidR="00B9258C">
              <w:rPr>
                <w:noProof/>
                <w:webHidden/>
              </w:rPr>
              <w:instrText xml:space="preserve"> PAGEREF _Toc31875520 \h </w:instrText>
            </w:r>
            <w:r w:rsidR="00B9258C">
              <w:rPr>
                <w:noProof/>
                <w:webHidden/>
              </w:rPr>
            </w:r>
            <w:r w:rsidR="00B9258C">
              <w:rPr>
                <w:noProof/>
                <w:webHidden/>
              </w:rPr>
              <w:fldChar w:fldCharType="separate"/>
            </w:r>
            <w:r w:rsidR="00B9258C">
              <w:rPr>
                <w:noProof/>
                <w:webHidden/>
              </w:rPr>
              <w:t>4</w:t>
            </w:r>
            <w:r w:rsidR="00B9258C">
              <w:rPr>
                <w:noProof/>
                <w:webHidden/>
              </w:rPr>
              <w:fldChar w:fldCharType="end"/>
            </w:r>
          </w:hyperlink>
        </w:p>
        <w:p w14:paraId="13142ADE" w14:textId="289CF8C6" w:rsidR="00B9258C" w:rsidRDefault="003C5426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hyperlink w:anchor="_Toc31875521" w:history="1">
            <w:r w:rsidR="00B9258C" w:rsidRPr="006D16C1">
              <w:rPr>
                <w:rStyle w:val="Hipervnculo"/>
                <w:noProof/>
              </w:rPr>
              <w:t>2.</w:t>
            </w:r>
            <w:r w:rsidR="00B9258C"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="00B9258C" w:rsidRPr="006D16C1">
              <w:rPr>
                <w:rStyle w:val="Hipervnculo"/>
                <w:noProof/>
              </w:rPr>
              <w:t>FLUJO DE TRABAJO</w:t>
            </w:r>
            <w:r w:rsidR="00B9258C">
              <w:rPr>
                <w:noProof/>
                <w:webHidden/>
              </w:rPr>
              <w:tab/>
            </w:r>
            <w:r w:rsidR="00B9258C">
              <w:rPr>
                <w:noProof/>
                <w:webHidden/>
              </w:rPr>
              <w:fldChar w:fldCharType="begin"/>
            </w:r>
            <w:r w:rsidR="00B9258C">
              <w:rPr>
                <w:noProof/>
                <w:webHidden/>
              </w:rPr>
              <w:instrText xml:space="preserve"> PAGEREF _Toc31875521 \h </w:instrText>
            </w:r>
            <w:r w:rsidR="00B9258C">
              <w:rPr>
                <w:noProof/>
                <w:webHidden/>
              </w:rPr>
            </w:r>
            <w:r w:rsidR="00B9258C">
              <w:rPr>
                <w:noProof/>
                <w:webHidden/>
              </w:rPr>
              <w:fldChar w:fldCharType="separate"/>
            </w:r>
            <w:r w:rsidR="00B9258C">
              <w:rPr>
                <w:noProof/>
                <w:webHidden/>
              </w:rPr>
              <w:t>5</w:t>
            </w:r>
            <w:r w:rsidR="00B9258C">
              <w:rPr>
                <w:noProof/>
                <w:webHidden/>
              </w:rPr>
              <w:fldChar w:fldCharType="end"/>
            </w:r>
          </w:hyperlink>
        </w:p>
        <w:p w14:paraId="07BD419F" w14:textId="3CB719BE" w:rsidR="00B9258C" w:rsidRDefault="003C5426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hyperlink w:anchor="_Toc31875522" w:history="1">
            <w:r w:rsidR="00B9258C" w:rsidRPr="006D16C1">
              <w:rPr>
                <w:rStyle w:val="Hipervnculo"/>
                <w:noProof/>
              </w:rPr>
              <w:t>3.</w:t>
            </w:r>
            <w:r w:rsidR="00B9258C"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="00B9258C" w:rsidRPr="006D16C1">
              <w:rPr>
                <w:rStyle w:val="Hipervnculo"/>
                <w:noProof/>
              </w:rPr>
              <w:t>ESQUEMA DEL PROCEDIMIENTO</w:t>
            </w:r>
            <w:r w:rsidR="00B9258C">
              <w:rPr>
                <w:noProof/>
                <w:webHidden/>
              </w:rPr>
              <w:tab/>
            </w:r>
            <w:r w:rsidR="00B9258C">
              <w:rPr>
                <w:noProof/>
                <w:webHidden/>
              </w:rPr>
              <w:fldChar w:fldCharType="begin"/>
            </w:r>
            <w:r w:rsidR="00B9258C">
              <w:rPr>
                <w:noProof/>
                <w:webHidden/>
              </w:rPr>
              <w:instrText xml:space="preserve"> PAGEREF _Toc31875522 \h </w:instrText>
            </w:r>
            <w:r w:rsidR="00B9258C">
              <w:rPr>
                <w:noProof/>
                <w:webHidden/>
              </w:rPr>
            </w:r>
            <w:r w:rsidR="00B9258C">
              <w:rPr>
                <w:noProof/>
                <w:webHidden/>
              </w:rPr>
              <w:fldChar w:fldCharType="separate"/>
            </w:r>
            <w:r w:rsidR="00B9258C">
              <w:rPr>
                <w:noProof/>
                <w:webHidden/>
              </w:rPr>
              <w:t>7</w:t>
            </w:r>
            <w:r w:rsidR="00B9258C">
              <w:rPr>
                <w:noProof/>
                <w:webHidden/>
              </w:rPr>
              <w:fldChar w:fldCharType="end"/>
            </w:r>
          </w:hyperlink>
        </w:p>
        <w:p w14:paraId="28E0CB7F" w14:textId="028B225E" w:rsidR="00786BC1" w:rsidRPr="00271063" w:rsidRDefault="00786BC1" w:rsidP="00786BC1">
          <w:pPr>
            <w:pStyle w:val="TDC1"/>
          </w:pPr>
          <w:r w:rsidRPr="00271063">
            <w:rPr>
              <w:bCs/>
            </w:rPr>
            <w:fldChar w:fldCharType="end"/>
          </w:r>
        </w:p>
      </w:sdtContent>
    </w:sdt>
    <w:p w14:paraId="52EB9224" w14:textId="77777777" w:rsidR="00786BC1" w:rsidRPr="005865F0" w:rsidRDefault="00786BC1" w:rsidP="00786BC1">
      <w:pPr>
        <w:pStyle w:val="Ttulo1"/>
      </w:pPr>
      <w:bookmarkStart w:id="1" w:name="_Toc31875520"/>
      <w:r w:rsidRPr="005865F0">
        <w:lastRenderedPageBreak/>
        <w:t>INTRODUCCIÓN</w:t>
      </w:r>
      <w:bookmarkEnd w:id="1"/>
    </w:p>
    <w:p w14:paraId="108BD4FA" w14:textId="251037EC" w:rsidR="00786BC1" w:rsidRPr="00271063" w:rsidRDefault="00E824CF" w:rsidP="00C02A3A">
      <w:pPr>
        <w:spacing w:before="240" w:line="360" w:lineRule="auto"/>
      </w:pPr>
      <w:r>
        <w:t xml:space="preserve">El objeto de este procedimiento es </w:t>
      </w:r>
      <w:r w:rsidR="00A00251">
        <w:t>la expedición</w:t>
      </w:r>
      <w:r w:rsidR="00533EF5">
        <w:t xml:space="preserve"> automática</w:t>
      </w:r>
      <w:r w:rsidR="00A00251">
        <w:t xml:space="preserve"> </w:t>
      </w:r>
      <w:r w:rsidR="0065662F">
        <w:t>del Certificado de Prestación de Servicios</w:t>
      </w:r>
      <w:r w:rsidR="009566F1">
        <w:t xml:space="preserve"> </w:t>
      </w:r>
      <w:r w:rsidR="00533EF5">
        <w:t>para los empleados de la U</w:t>
      </w:r>
      <w:r w:rsidR="00A646CA">
        <w:t>niversidad Autónoma de Madrid</w:t>
      </w:r>
      <w:r w:rsidR="00533EF5">
        <w:t>, a través de su Sede Electrónica.</w:t>
      </w:r>
    </w:p>
    <w:p w14:paraId="5F764213" w14:textId="7EDD5851" w:rsidR="00786BC1" w:rsidRPr="00AD413D" w:rsidRDefault="00786BC1" w:rsidP="00786BC1">
      <w:pPr>
        <w:pStyle w:val="Ttulo1"/>
      </w:pPr>
      <w:bookmarkStart w:id="2" w:name="_Toc31875521"/>
      <w:r>
        <w:lastRenderedPageBreak/>
        <w:t>FLUJO DE TRABAJO</w:t>
      </w:r>
      <w:bookmarkEnd w:id="2"/>
    </w:p>
    <w:p w14:paraId="68680E1C" w14:textId="7ADA7100" w:rsidR="009566F1" w:rsidRDefault="00A646CA" w:rsidP="00472734">
      <w:pPr>
        <w:spacing w:before="240" w:line="360" w:lineRule="auto"/>
      </w:pPr>
      <w:r>
        <w:t>El</w:t>
      </w:r>
      <w:r w:rsidR="009566F1">
        <w:t xml:space="preserve"> </w:t>
      </w:r>
      <w:r w:rsidR="0065662F">
        <w:t>Certificado de Prestación de Servicios</w:t>
      </w:r>
      <w:r w:rsidR="009566F1">
        <w:t xml:space="preserve"> es un certificado que se emite por parte del </w:t>
      </w:r>
      <w:del w:id="3" w:author="Autor">
        <w:r w:rsidR="009566F1" w:rsidDel="00B45D1A">
          <w:delText>departamento de Recursos Humanos</w:delText>
        </w:r>
      </w:del>
      <w:ins w:id="4" w:author="Autor">
        <w:r w:rsidR="00B45D1A">
          <w:t>Servicio de Personal</w:t>
        </w:r>
      </w:ins>
      <w:r w:rsidR="00246E89">
        <w:t xml:space="preserve"> de la UAM</w:t>
      </w:r>
      <w:r w:rsidR="000117C7">
        <w:t xml:space="preserve">. Los solicitantes deben pertenecer a una o varias de las facetas PAS, PDI o PI y </w:t>
      </w:r>
      <w:r w:rsidR="00533EF5">
        <w:t>deben</w:t>
      </w:r>
      <w:r w:rsidR="000117C7">
        <w:t xml:space="preserve"> estar activos </w:t>
      </w:r>
      <w:r w:rsidR="00246E89">
        <w:t>en alguna de ellas en el momento de solicitarlo.</w:t>
      </w:r>
    </w:p>
    <w:p w14:paraId="12C97ED7" w14:textId="5D14CD0C" w:rsidR="003F1451" w:rsidRDefault="00F26B02" w:rsidP="00472734">
      <w:pPr>
        <w:spacing w:before="240" w:line="360" w:lineRule="auto"/>
      </w:pPr>
      <w:r>
        <w:t xml:space="preserve">Al iniciar el procedimiento, el sistema comprobará, mediante </w:t>
      </w:r>
      <w:r w:rsidR="00533EF5">
        <w:t xml:space="preserve">una </w:t>
      </w:r>
      <w:r>
        <w:t xml:space="preserve">llamada al </w:t>
      </w:r>
      <w:del w:id="5" w:author="Autor">
        <w:r w:rsidDel="00B45D1A">
          <w:delText>Gestor de Identidades</w:delText>
        </w:r>
        <w:r w:rsidR="00B9258C" w:rsidDel="00B45D1A">
          <w:delText xml:space="preserve"> de la UAM</w:delText>
        </w:r>
      </w:del>
      <w:ins w:id="6" w:author="Autor">
        <w:r w:rsidR="00B45D1A">
          <w:t>Servicio LDAP de la UAM</w:t>
        </w:r>
      </w:ins>
      <w:r>
        <w:t xml:space="preserve">, si </w:t>
      </w:r>
      <w:r w:rsidR="003F1451">
        <w:t xml:space="preserve">el interesado </w:t>
      </w:r>
      <w:r>
        <w:t xml:space="preserve">cumple los requisitos para autenticarse. </w:t>
      </w:r>
    </w:p>
    <w:p w14:paraId="2ED95B3C" w14:textId="08B8063C" w:rsidR="00F26B02" w:rsidRDefault="00F26B02" w:rsidP="00472734">
      <w:pPr>
        <w:spacing w:before="240" w:line="360" w:lineRule="auto"/>
      </w:pPr>
      <w:r>
        <w:t xml:space="preserve">Una vez autenticado, se efectúa una llamada al </w:t>
      </w:r>
      <w:r w:rsidR="00502B94">
        <w:t>s</w:t>
      </w:r>
      <w:r>
        <w:t xml:space="preserve">ervicio </w:t>
      </w:r>
      <w:r w:rsidR="00502B94">
        <w:t>w</w:t>
      </w:r>
      <w:r>
        <w:t xml:space="preserve">eb </w:t>
      </w:r>
      <w:r w:rsidR="00B9258C">
        <w:t xml:space="preserve">correspondiente </w:t>
      </w:r>
      <w:r>
        <w:t>de</w:t>
      </w:r>
      <w:r w:rsidR="00B9258C">
        <w:t>l ERP de</w:t>
      </w:r>
      <w:r>
        <w:t xml:space="preserve"> Recursos Humanos para </w:t>
      </w:r>
      <w:r w:rsidR="003F1451">
        <w:t>consultar los datos personales que se necesitan para cumplimentar la solicitud, así como las facetas</w:t>
      </w:r>
      <w:r w:rsidR="00246E89">
        <w:t xml:space="preserve"> activas</w:t>
      </w:r>
      <w:r w:rsidR="003F1451">
        <w:t xml:space="preserve"> del empleado</w:t>
      </w:r>
      <w:r w:rsidR="00533EF5">
        <w:t xml:space="preserve"> para permitir el acceso al procedimiento.</w:t>
      </w:r>
    </w:p>
    <w:p w14:paraId="1BD30548" w14:textId="552D00FB" w:rsidR="00F26B02" w:rsidRDefault="00F26B02" w:rsidP="00246E89">
      <w:pPr>
        <w:spacing w:before="240" w:line="360" w:lineRule="auto"/>
      </w:pPr>
      <w:r>
        <w:t xml:space="preserve">El interesado </w:t>
      </w:r>
      <w:r w:rsidR="003F1451">
        <w:t xml:space="preserve">tiene la posibilidad de </w:t>
      </w:r>
      <w:r w:rsidR="00246E89">
        <w:t>solicitar que se incluyan observaciones dentro del certificado.</w:t>
      </w:r>
      <w:r w:rsidR="00533EF5">
        <w:t xml:space="preserve"> Para ello deberá marcar una casilla de verificación al efecto.</w:t>
      </w:r>
    </w:p>
    <w:p w14:paraId="363DA460" w14:textId="0F2D3D2F" w:rsidR="00F26B02" w:rsidRDefault="00F26B02" w:rsidP="00472734">
      <w:pPr>
        <w:spacing w:before="240" w:line="360" w:lineRule="auto"/>
      </w:pPr>
      <w:r>
        <w:t xml:space="preserve">Una vez </w:t>
      </w:r>
      <w:r w:rsidR="003F1451">
        <w:t>completada la solicitud</w:t>
      </w:r>
      <w:r>
        <w:t>, deberá guardar el documento y firmar la solicitud.</w:t>
      </w:r>
    </w:p>
    <w:p w14:paraId="5590F230" w14:textId="261EBA84" w:rsidR="00246E89" w:rsidRDefault="00246E89" w:rsidP="00472734">
      <w:pPr>
        <w:spacing w:before="240" w:line="360" w:lineRule="auto"/>
      </w:pPr>
      <w:r>
        <w:t xml:space="preserve">En función de la faceta activa del empleado, el certificado se firmará mediante un sello de órgano distinto. Para PAS se utiliza el sello de Gerencia, mientras que para PDI y PI </w:t>
      </w:r>
      <w:r w:rsidR="00B9258C">
        <w:t xml:space="preserve">se utiliza </w:t>
      </w:r>
      <w:r>
        <w:t xml:space="preserve">el sello del Vicerrectorado de </w:t>
      </w:r>
      <w:r w:rsidR="00533EF5">
        <w:t xml:space="preserve">Personal Docente e </w:t>
      </w:r>
      <w:r>
        <w:t>Investiga</w:t>
      </w:r>
      <w:r w:rsidR="00533EF5">
        <w:t>dor</w:t>
      </w:r>
      <w:r>
        <w:t>.</w:t>
      </w:r>
    </w:p>
    <w:p w14:paraId="0B35820D" w14:textId="335FDC22" w:rsidR="00F26B02" w:rsidRDefault="00F26B02" w:rsidP="00472734">
      <w:pPr>
        <w:spacing w:before="240" w:line="360" w:lineRule="auto"/>
      </w:pPr>
      <w:r>
        <w:t xml:space="preserve">Tras la firma, se llama </w:t>
      </w:r>
      <w:r w:rsidR="00B82698">
        <w:t xml:space="preserve">al </w:t>
      </w:r>
      <w:r w:rsidR="00502B94">
        <w:t>servicio web</w:t>
      </w:r>
      <w:r w:rsidR="00B82698">
        <w:t xml:space="preserve"> </w:t>
      </w:r>
      <w:r w:rsidR="00B9258C">
        <w:t xml:space="preserve">correspondiente del ERP de Recursos Humanos </w:t>
      </w:r>
      <w:r w:rsidR="00B82698">
        <w:t xml:space="preserve">para solicitar el </w:t>
      </w:r>
      <w:r w:rsidR="003F1451">
        <w:t>certificado</w:t>
      </w:r>
      <w:r w:rsidR="00B82698">
        <w:t xml:space="preserve">. Este </w:t>
      </w:r>
      <w:r w:rsidR="00502B94">
        <w:t>servicio web</w:t>
      </w:r>
      <w:r w:rsidR="00B82698">
        <w:t xml:space="preserve"> devuelve </w:t>
      </w:r>
      <w:r w:rsidR="0065662F">
        <w:t>el Certificado de Prestación de Servicios</w:t>
      </w:r>
      <w:r w:rsidR="003F1451">
        <w:t xml:space="preserve"> </w:t>
      </w:r>
      <w:r w:rsidR="00B82698">
        <w:t xml:space="preserve">en formato base 64. La PAe lo convierte a Pdf y lo firma con el sello </w:t>
      </w:r>
      <w:r w:rsidR="00502B94">
        <w:t>electrónico</w:t>
      </w:r>
      <w:r w:rsidR="00533EF5">
        <w:t xml:space="preserve"> que corresponda</w:t>
      </w:r>
      <w:r w:rsidR="00B9258C">
        <w:t xml:space="preserve"> según la faceta del empleado</w:t>
      </w:r>
      <w:r w:rsidR="00B82698">
        <w:t>. Seguidamente, envía un correo al interesado con el certificado adjunto y le notifica el documento</w:t>
      </w:r>
      <w:del w:id="7" w:author="Autor">
        <w:r w:rsidR="00CC0EBA" w:rsidDel="00B45D1A">
          <w:delText>;</w:delText>
        </w:r>
        <w:r w:rsidR="00B82698" w:rsidDel="00B45D1A">
          <w:delText xml:space="preserve"> cerrándose a continuación el expediente</w:delText>
        </w:r>
      </w:del>
      <w:r w:rsidR="00B82698">
        <w:t>.</w:t>
      </w:r>
      <w:ins w:id="8" w:author="Autor">
        <w:r w:rsidR="00B45D1A">
          <w:t xml:space="preserve"> El cierre del expediente se realizará conforme al subproceso de notificación.</w:t>
        </w:r>
      </w:ins>
    </w:p>
    <w:p w14:paraId="7C5C837C" w14:textId="1EDBA78F" w:rsidR="00246E89" w:rsidRDefault="00246E89" w:rsidP="00472734">
      <w:pPr>
        <w:spacing w:before="240" w:line="360" w:lineRule="auto"/>
      </w:pPr>
      <w:r>
        <w:t xml:space="preserve">Si se han incluido observaciones en el certificado, la generación de este ya no será automática, sino que se abrirá una tarea a los integrantes de los roles </w:t>
      </w:r>
      <w:r>
        <w:rPr>
          <w:i/>
          <w:iCs/>
        </w:rPr>
        <w:t>RRHH_PAS</w:t>
      </w:r>
      <w:r w:rsidRPr="00502B94">
        <w:rPr>
          <w:i/>
          <w:iCs/>
        </w:rPr>
        <w:t>_R</w:t>
      </w:r>
      <w:r>
        <w:rPr>
          <w:i/>
          <w:iCs/>
        </w:rPr>
        <w:t>EFUHA_ADM o RRHH_PDI</w:t>
      </w:r>
      <w:r w:rsidRPr="00502B94">
        <w:rPr>
          <w:i/>
          <w:iCs/>
        </w:rPr>
        <w:t>_R</w:t>
      </w:r>
      <w:r>
        <w:rPr>
          <w:i/>
          <w:iCs/>
        </w:rPr>
        <w:t>EFUHA_ADM</w:t>
      </w:r>
      <w:r>
        <w:t>,</w:t>
      </w:r>
      <w:r w:rsidR="00533EF5">
        <w:t xml:space="preserve"> según corresponda,</w:t>
      </w:r>
      <w:r>
        <w:t xml:space="preserve"> para que revisen las citadas observaciones y tomen una decisión al respecto (Se les </w:t>
      </w:r>
      <w:r>
        <w:lastRenderedPageBreak/>
        <w:t>avisará mediante el envío de un correo electrónico). Podrán aceptarlas tal cual, modificarlas o rechazarlas.</w:t>
      </w:r>
    </w:p>
    <w:p w14:paraId="4154C80F" w14:textId="178B31D6" w:rsidR="00246E89" w:rsidRDefault="00246E89" w:rsidP="00472734">
      <w:pPr>
        <w:spacing w:before="240" w:line="360" w:lineRule="auto"/>
      </w:pPr>
      <w:r>
        <w:t xml:space="preserve">Si se rechazan las observaciones, se enviará un correo </w:t>
      </w:r>
      <w:r w:rsidR="00B9258C">
        <w:t xml:space="preserve">al empleado </w:t>
      </w:r>
      <w:r>
        <w:t>informando del citado rechazo.</w:t>
      </w:r>
    </w:p>
    <w:p w14:paraId="5A70D95F" w14:textId="1BAD4B83" w:rsidR="00502B94" w:rsidRDefault="00C77F33" w:rsidP="00472734">
      <w:pPr>
        <w:spacing w:before="240" w:line="360" w:lineRule="auto"/>
      </w:pPr>
      <w:r>
        <w:t xml:space="preserve">Todas las solicitudes iniciadas que no se </w:t>
      </w:r>
      <w:r w:rsidR="00CD2BEC">
        <w:t xml:space="preserve">firmen y </w:t>
      </w:r>
      <w:r>
        <w:t xml:space="preserve">tramiten antes de 10 días, </w:t>
      </w:r>
      <w:r w:rsidR="00502B94">
        <w:t>se cerrará</w:t>
      </w:r>
      <w:r>
        <w:t>n</w:t>
      </w:r>
      <w:r w:rsidR="00502B94">
        <w:t xml:space="preserve"> automáticamente </w:t>
      </w:r>
      <w:r>
        <w:t>transcurrido dicho plazo.</w:t>
      </w:r>
    </w:p>
    <w:p w14:paraId="0D8AF083" w14:textId="198F1AE8" w:rsidR="00502B94" w:rsidRDefault="00502B94" w:rsidP="00472734">
      <w:pPr>
        <w:spacing w:before="240" w:line="360" w:lineRule="auto"/>
      </w:pPr>
      <w:r>
        <w:t xml:space="preserve">En la nueva versión del procedimiento, se ha incluido un inicio de oficio, de tal forma que los integrantes del rol </w:t>
      </w:r>
      <w:r w:rsidRPr="00502B94">
        <w:rPr>
          <w:i/>
          <w:iCs/>
        </w:rPr>
        <w:t>REFUHA_RRHH</w:t>
      </w:r>
      <w:r>
        <w:t xml:space="preserve">, pueden iniciar el procedimiento para obtener </w:t>
      </w:r>
      <w:r w:rsidR="0065662F">
        <w:t>el Certificado de Prestación de Servicios</w:t>
      </w:r>
      <w:r>
        <w:t xml:space="preserve"> de un trabajador determinado.</w:t>
      </w:r>
    </w:p>
    <w:p w14:paraId="184CE00B" w14:textId="1E0A831A" w:rsidR="00502B94" w:rsidRDefault="00502B94" w:rsidP="00472734">
      <w:pPr>
        <w:spacing w:before="240" w:line="360" w:lineRule="auto"/>
      </w:pPr>
      <w:r>
        <w:t>Para ello, hay que ingresar el identificador del interesado y su faceta. Con estos datos se efectuará una llamada al</w:t>
      </w:r>
      <w:r w:rsidR="00B9258C">
        <w:t xml:space="preserve"> correspondiente</w:t>
      </w:r>
      <w:r>
        <w:t xml:space="preserve"> servicio web de</w:t>
      </w:r>
      <w:r w:rsidR="00B9258C">
        <w:t>l ERP de</w:t>
      </w:r>
      <w:r>
        <w:t xml:space="preserve"> recursos humanos que devolverá el certificado en base 64. Este se decodifica, se firma con el sello electrónico </w:t>
      </w:r>
      <w:r w:rsidR="00B9258C">
        <w:t>que corresponda</w:t>
      </w:r>
      <w:r>
        <w:t xml:space="preserve"> y se pone a disposición del funcionario. Pasado un día desde la generación del certificado, el expediente se cierra automáticamente.</w:t>
      </w:r>
    </w:p>
    <w:p w14:paraId="0F2C15F0" w14:textId="77777777" w:rsidR="00F26B02" w:rsidRPr="00271063" w:rsidRDefault="00F26B02" w:rsidP="00472734">
      <w:pPr>
        <w:spacing w:before="240" w:line="360" w:lineRule="auto"/>
      </w:pPr>
    </w:p>
    <w:p w14:paraId="2FC3C3E8" w14:textId="77777777" w:rsidR="00786BC1" w:rsidRPr="00786BC1" w:rsidRDefault="00786BC1" w:rsidP="00786BC1">
      <w:pPr>
        <w:rPr>
          <w:shd w:val="clear" w:color="auto" w:fill="FFFF00"/>
          <w:lang w:eastAsia="es-ES"/>
        </w:rPr>
        <w:sectPr w:rsidR="00786BC1" w:rsidRPr="00786BC1" w:rsidSect="0052205B">
          <w:headerReference w:type="default" r:id="rId9"/>
          <w:footerReference w:type="default" r:id="rId10"/>
          <w:pgSz w:w="11906" w:h="16838"/>
          <w:pgMar w:top="2694" w:right="1133" w:bottom="851" w:left="1418" w:header="708" w:footer="438" w:gutter="0"/>
          <w:cols w:space="708"/>
          <w:docGrid w:linePitch="360"/>
        </w:sectPr>
      </w:pPr>
    </w:p>
    <w:p w14:paraId="07383C96" w14:textId="454A5D72" w:rsidR="001F1406" w:rsidRDefault="00B9258C" w:rsidP="00786BC1">
      <w:pPr>
        <w:pStyle w:val="Ttulo1"/>
      </w:pPr>
      <w:bookmarkStart w:id="9" w:name="_Toc31875522"/>
      <w:bookmarkStart w:id="10" w:name="PROCEDIMIENTO_DE_RECLAMACION"/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 wp14:anchorId="39168044" wp14:editId="50EFBFF8">
            <wp:simplePos x="0" y="0"/>
            <wp:positionH relativeFrom="page">
              <wp:align>center</wp:align>
            </wp:positionH>
            <wp:positionV relativeFrom="paragraph">
              <wp:posOffset>405765</wp:posOffset>
            </wp:positionV>
            <wp:extent cx="8668385" cy="570547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838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6BC1">
        <w:t>ESQUEMA DEL PROCEDIMIENTO</w:t>
      </w:r>
      <w:bookmarkEnd w:id="9"/>
    </w:p>
    <w:bookmarkEnd w:id="10"/>
    <w:p w14:paraId="4B505B6F" w14:textId="1272483F" w:rsidR="001F2C31" w:rsidRPr="0050431C" w:rsidRDefault="001F2C31" w:rsidP="0050431C"/>
    <w:sectPr w:rsidR="001F2C31" w:rsidRPr="0050431C" w:rsidSect="0050431C">
      <w:headerReference w:type="default" r:id="rId12"/>
      <w:footerReference w:type="default" r:id="rId13"/>
      <w:pgSz w:w="16838" w:h="11906" w:orient="landscape"/>
      <w:pgMar w:top="1560" w:right="536" w:bottom="1361" w:left="1247" w:header="0" w:footer="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9DDEE" w14:textId="77777777" w:rsidR="003C5426" w:rsidRDefault="003C5426" w:rsidP="00C502BE">
      <w:pPr>
        <w:spacing w:after="0" w:line="240" w:lineRule="auto"/>
      </w:pPr>
      <w:r>
        <w:separator/>
      </w:r>
    </w:p>
  </w:endnote>
  <w:endnote w:type="continuationSeparator" w:id="0">
    <w:p w14:paraId="4D4C3E75" w14:textId="77777777" w:rsidR="003C5426" w:rsidRDefault="003C5426" w:rsidP="00C502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rutiger-Light">
    <w:altName w:val="Calibri"/>
    <w:charset w:val="00"/>
    <w:family w:val="auto"/>
    <w:pitch w:val="variable"/>
    <w:sig w:usb0="00000001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7724B" w14:textId="36FF1109" w:rsidR="005714CE" w:rsidRPr="005714CE" w:rsidRDefault="005714CE" w:rsidP="005714CE">
    <w:pPr>
      <w:pStyle w:val="Piedepgina"/>
      <w:tabs>
        <w:tab w:val="center" w:pos="4323"/>
        <w:tab w:val="right" w:pos="8647"/>
      </w:tabs>
      <w:spacing w:after="120"/>
      <w:jc w:val="right"/>
      <w:rPr>
        <w:rFonts w:ascii="Arial" w:hAnsi="Arial" w:cs="Arial"/>
        <w:bCs/>
        <w:sz w:val="4"/>
        <w:szCs w:val="4"/>
      </w:rPr>
    </w:pPr>
  </w:p>
  <w:p w14:paraId="4DCBE2B3" w14:textId="7FA8CF34" w:rsidR="005714CE" w:rsidRDefault="005714CE" w:rsidP="005714CE">
    <w:pPr>
      <w:pStyle w:val="Piedepgina"/>
      <w:tabs>
        <w:tab w:val="left" w:pos="4032"/>
        <w:tab w:val="center" w:pos="4323"/>
        <w:tab w:val="right" w:pos="5921"/>
        <w:tab w:val="right" w:pos="8647"/>
      </w:tabs>
      <w:spacing w:after="120"/>
      <w:rPr>
        <w:rFonts w:ascii="Arial" w:hAnsi="Arial" w:cs="Arial"/>
        <w:bCs/>
        <w:sz w:val="20"/>
        <w:szCs w:val="20"/>
      </w:rPr>
    </w:pPr>
    <w:r>
      <w:rPr>
        <w:rFonts w:ascii="Arial" w:hAnsi="Arial" w:cs="Arial"/>
        <w:bCs/>
        <w:sz w:val="20"/>
        <w:szCs w:val="20"/>
      </w:rPr>
      <w:tab/>
    </w:r>
    <w:r>
      <w:rPr>
        <w:rFonts w:ascii="Arial" w:hAnsi="Arial" w:cs="Arial"/>
        <w:bCs/>
        <w:sz w:val="20"/>
        <w:szCs w:val="20"/>
      </w:rPr>
      <w:tab/>
    </w:r>
    <w:r>
      <w:rPr>
        <w:rFonts w:ascii="Arial" w:hAnsi="Arial" w:cs="Arial"/>
        <w:bCs/>
        <w:sz w:val="20"/>
        <w:szCs w:val="20"/>
      </w:rPr>
      <w:tab/>
    </w:r>
    <w:r>
      <w:rPr>
        <w:rFonts w:ascii="Arial" w:hAnsi="Arial" w:cs="Arial"/>
        <w:bCs/>
        <w:sz w:val="20"/>
        <w:szCs w:val="20"/>
      </w:rPr>
      <w:tab/>
    </w:r>
    <w:r w:rsidRPr="00AB3E13">
      <w:rPr>
        <w:rFonts w:ascii="Helvetica" w:hAnsi="Helvetica" w:cs="Helvetica"/>
        <w:bCs/>
        <w:noProof/>
        <w:sz w:val="20"/>
        <w:szCs w:val="20"/>
        <w:lang w:eastAsia="es-ES"/>
      </w:rPr>
      <mc:AlternateContent>
        <mc:Choice Requires="wps">
          <w:drawing>
            <wp:anchor distT="45720" distB="45720" distL="114300" distR="114300" simplePos="0" relativeHeight="251671552" behindDoc="0" locked="0" layoutInCell="1" allowOverlap="1" wp14:anchorId="6D93635D" wp14:editId="44443C13">
              <wp:simplePos x="0" y="0"/>
              <wp:positionH relativeFrom="margin">
                <wp:posOffset>-204470</wp:posOffset>
              </wp:positionH>
              <wp:positionV relativeFrom="paragraph">
                <wp:posOffset>175260</wp:posOffset>
              </wp:positionV>
              <wp:extent cx="2270760" cy="245745"/>
              <wp:effectExtent l="0" t="0" r="0" b="1905"/>
              <wp:wrapSquare wrapText="bothSides"/>
              <wp:docPr id="3" name="Cuadro de texto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0760" cy="2457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DBCB42" w14:textId="77777777" w:rsidR="005714CE" w:rsidRPr="00C60AEC" w:rsidRDefault="005714CE" w:rsidP="005714CE">
                          <w:pP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</w:pPr>
                          <w:r w:rsidRPr="00C60AEC"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>Universidad Autónoma de Madrid</w:t>
                          </w:r>
                          <w: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 xml:space="preserve">  </w:t>
                          </w:r>
                        </w:p>
                        <w:p w14:paraId="4E116331" w14:textId="77777777" w:rsidR="005714CE" w:rsidRPr="007428F5" w:rsidRDefault="005714CE" w:rsidP="005714CE">
                          <w:pPr>
                            <w:rPr>
                              <w:color w:val="0077C8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D93635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alt="&quot;&quot;" style="position:absolute;margin-left:-16.1pt;margin-top:13.8pt;width:178.8pt;height:19.3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" stroked="f">
              <v:textbox>
                <w:txbxContent>
                  <w:p w14:paraId="1FDBCB42" w14:textId="77777777" w:rsidR="005714CE" w:rsidRPr="00C60AEC" w:rsidRDefault="005714CE" w:rsidP="005714CE">
                    <w:pP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</w:pPr>
                    <w:r w:rsidRPr="00C60AEC"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>Universidad Autónoma de Madrid</w:t>
                    </w:r>
                    <w: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 xml:space="preserve">  </w:t>
                    </w:r>
                  </w:p>
                  <w:p w14:paraId="4E116331" w14:textId="77777777" w:rsidR="005714CE" w:rsidRPr="007428F5" w:rsidRDefault="005714CE" w:rsidP="005714CE">
                    <w:pPr>
                      <w:rPr>
                        <w:color w:val="0077C8"/>
                        <w:sz w:val="20"/>
                        <w:szCs w:val="20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</w:p>
  <w:p w14:paraId="1F77DCC5" w14:textId="457C2AF4" w:rsidR="003A12FF" w:rsidRPr="005714CE" w:rsidRDefault="005714CE" w:rsidP="005714CE">
    <w:pPr>
      <w:pStyle w:val="Piedepgina"/>
      <w:tabs>
        <w:tab w:val="center" w:pos="4323"/>
        <w:tab w:val="right" w:pos="8647"/>
      </w:tabs>
      <w:spacing w:after="120"/>
      <w:jc w:val="right"/>
      <w:rPr>
        <w:rFonts w:ascii="Arial" w:hAnsi="Arial" w:cs="Arial"/>
        <w:bCs/>
        <w:sz w:val="20"/>
        <w:szCs w:val="20"/>
      </w:rPr>
    </w:pPr>
    <w:r w:rsidRPr="00AB3E13">
      <w:rPr>
        <w:rFonts w:ascii="Arial" w:hAnsi="Arial" w:cs="Arial"/>
        <w:bCs/>
        <w:sz w:val="20"/>
        <w:szCs w:val="20"/>
      </w:rPr>
      <w:t xml:space="preserve"> </w:t>
    </w:r>
    <w:r w:rsidRPr="00AB3E13">
      <w:rPr>
        <w:rFonts w:ascii="Helvetica" w:hAnsi="Helvetica" w:cs="Helvetica"/>
        <w:bCs/>
        <w:sz w:val="20"/>
        <w:szCs w:val="20"/>
      </w:rPr>
      <w:fldChar w:fldCharType="begin"/>
    </w:r>
    <w:r w:rsidRPr="00AB3E13">
      <w:rPr>
        <w:rFonts w:ascii="Helvetica" w:hAnsi="Helvetica" w:cs="Helvetica"/>
        <w:bCs/>
        <w:sz w:val="20"/>
        <w:szCs w:val="20"/>
      </w:rPr>
      <w:instrText>PAGE   \* MERGEFORMAT</w:instrText>
    </w:r>
    <w:r w:rsidRPr="00AB3E13">
      <w:rPr>
        <w:rFonts w:ascii="Helvetica" w:hAnsi="Helvetica" w:cs="Helvetica"/>
        <w:bCs/>
        <w:sz w:val="20"/>
        <w:szCs w:val="20"/>
      </w:rPr>
      <w:fldChar w:fldCharType="separate"/>
    </w:r>
    <w:r w:rsidR="000E0589">
      <w:rPr>
        <w:rFonts w:ascii="Helvetica" w:hAnsi="Helvetica" w:cs="Helvetica"/>
        <w:bCs/>
        <w:noProof/>
        <w:sz w:val="20"/>
        <w:szCs w:val="20"/>
      </w:rPr>
      <w:t>1</w:t>
    </w:r>
    <w:r w:rsidRPr="00AB3E13">
      <w:rPr>
        <w:rFonts w:ascii="Helvetica" w:hAnsi="Helvetica" w:cs="Helvetica"/>
        <w:bCs/>
        <w:sz w:val="20"/>
        <w:szCs w:val="20"/>
      </w:rPr>
      <w:fldChar w:fldCharType="end"/>
    </w:r>
    <w:r>
      <w:rPr>
        <w:rFonts w:ascii="Helvetica" w:hAnsi="Helvetica" w:cs="Helvetica"/>
        <w:bCs/>
        <w:sz w:val="20"/>
        <w:szCs w:val="20"/>
      </w:rPr>
      <w:tab/>
    </w:r>
    <w:r>
      <w:rPr>
        <w:rFonts w:ascii="Helvetica" w:hAnsi="Helvetica" w:cs="Helvetica"/>
        <w:bCs/>
        <w:sz w:val="20"/>
        <w:szCs w:val="20"/>
      </w:rPr>
      <w:tab/>
    </w:r>
    <w:r w:rsidR="00F11E73">
      <w:rPr>
        <w:rFonts w:ascii="Helvetica" w:hAnsi="Helvetica"/>
        <w:color w:val="0077C8"/>
        <w:sz w:val="18"/>
        <w:szCs w:val="18"/>
      </w:rPr>
      <w:t>02-02 Certificado de Prestación de Servicios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51F64" w14:textId="3C287843" w:rsidR="003A12FF" w:rsidRPr="00AB3E13" w:rsidRDefault="003A12FF" w:rsidP="005714CE">
    <w:pPr>
      <w:pStyle w:val="Piedepgina"/>
      <w:tabs>
        <w:tab w:val="center" w:pos="4323"/>
        <w:tab w:val="right" w:pos="8647"/>
      </w:tabs>
      <w:spacing w:after="120"/>
      <w:jc w:val="right"/>
      <w:rPr>
        <w:rFonts w:ascii="Arial" w:hAnsi="Arial" w:cs="Arial"/>
        <w:bCs/>
        <w:sz w:val="20"/>
        <w:szCs w:val="20"/>
      </w:rPr>
    </w:pPr>
    <w:r w:rsidRPr="00AB3E13">
      <w:rPr>
        <w:rFonts w:ascii="Helvetica" w:hAnsi="Helvetica" w:cs="Helvetica"/>
        <w:bCs/>
        <w:noProof/>
        <w:sz w:val="20"/>
        <w:szCs w:val="20"/>
        <w:lang w:eastAsia="es-ES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762BD5FF" wp14:editId="61F4D725">
              <wp:simplePos x="0" y="0"/>
              <wp:positionH relativeFrom="margin">
                <wp:posOffset>-113030</wp:posOffset>
              </wp:positionH>
              <wp:positionV relativeFrom="paragraph">
                <wp:posOffset>-46990</wp:posOffset>
              </wp:positionV>
              <wp:extent cx="2270760" cy="245745"/>
              <wp:effectExtent l="0" t="0" r="0" b="1905"/>
              <wp:wrapSquare wrapText="bothSides"/>
              <wp:docPr id="1" name="Cuadro de texto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0760" cy="2457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EFB6E5F" w14:textId="0C509216" w:rsidR="003A12FF" w:rsidRPr="00C60AEC" w:rsidRDefault="003A12FF" w:rsidP="00E36F89">
                          <w:pP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</w:pPr>
                          <w:r w:rsidRPr="00C60AEC"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>Universidad Autónoma de Madrid</w:t>
                          </w:r>
                          <w: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 xml:space="preserve"> </w:t>
                          </w:r>
                          <w:r w:rsidR="005714CE"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326AE881" w14:textId="66D75C43" w:rsidR="003A12FF" w:rsidRPr="007428F5" w:rsidRDefault="003A12FF" w:rsidP="00E06F4C">
                          <w:pPr>
                            <w:rPr>
                              <w:color w:val="0077C8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62BD5FF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alt="&quot;&quot;" style="position:absolute;left:0;text-align:left;margin-left:-8.9pt;margin-top:-3.7pt;width:178.8pt;height:19.3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" stroked="f">
              <v:textbox>
                <w:txbxContent>
                  <w:p w14:paraId="6EFB6E5F" w14:textId="0C509216" w:rsidR="003A12FF" w:rsidRPr="00C60AEC" w:rsidRDefault="003A12FF" w:rsidP="00E36F89">
                    <w:pP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</w:pPr>
                    <w:r w:rsidRPr="00C60AEC"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>Universidad Autónoma de Madrid</w:t>
                    </w:r>
                    <w: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 xml:space="preserve"> </w:t>
                    </w:r>
                    <w:r w:rsidR="005714CE"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 xml:space="preserve"> </w:t>
                    </w:r>
                  </w:p>
                  <w:p w14:paraId="326AE881" w14:textId="66D75C43" w:rsidR="003A12FF" w:rsidRPr="007428F5" w:rsidRDefault="003A12FF" w:rsidP="00E06F4C">
                    <w:pPr>
                      <w:rPr>
                        <w:color w:val="0077C8"/>
                        <w:sz w:val="20"/>
                        <w:szCs w:val="20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 w:rsidRPr="00AB3E13">
      <w:rPr>
        <w:rFonts w:ascii="Arial" w:hAnsi="Arial" w:cs="Arial"/>
        <w:bCs/>
        <w:sz w:val="20"/>
        <w:szCs w:val="20"/>
      </w:rPr>
      <w:t xml:space="preserve"> </w:t>
    </w:r>
    <w:r w:rsidRPr="00AB3E13">
      <w:rPr>
        <w:rFonts w:ascii="Helvetica" w:hAnsi="Helvetica" w:cs="Helvetica"/>
        <w:bCs/>
        <w:sz w:val="20"/>
        <w:szCs w:val="20"/>
      </w:rPr>
      <w:fldChar w:fldCharType="begin"/>
    </w:r>
    <w:r w:rsidRPr="00AB3E13">
      <w:rPr>
        <w:rFonts w:ascii="Helvetica" w:hAnsi="Helvetica" w:cs="Helvetica"/>
        <w:bCs/>
        <w:sz w:val="20"/>
        <w:szCs w:val="20"/>
      </w:rPr>
      <w:instrText>PAGE   \* MERGEFORMAT</w:instrText>
    </w:r>
    <w:r w:rsidRPr="00AB3E13">
      <w:rPr>
        <w:rFonts w:ascii="Helvetica" w:hAnsi="Helvetica" w:cs="Helvetica"/>
        <w:bCs/>
        <w:sz w:val="20"/>
        <w:szCs w:val="20"/>
      </w:rPr>
      <w:fldChar w:fldCharType="separate"/>
    </w:r>
    <w:r w:rsidR="000E0589">
      <w:rPr>
        <w:rFonts w:ascii="Helvetica" w:hAnsi="Helvetica" w:cs="Helvetica"/>
        <w:bCs/>
        <w:noProof/>
        <w:sz w:val="20"/>
        <w:szCs w:val="20"/>
      </w:rPr>
      <w:t>7</w:t>
    </w:r>
    <w:r w:rsidRPr="00AB3E13">
      <w:rPr>
        <w:rFonts w:ascii="Helvetica" w:hAnsi="Helvetica" w:cs="Helvetica"/>
        <w:bCs/>
        <w:sz w:val="20"/>
        <w:szCs w:val="20"/>
      </w:rPr>
      <w:fldChar w:fldCharType="end"/>
    </w:r>
    <w:r w:rsidR="005714CE">
      <w:rPr>
        <w:rFonts w:ascii="Helvetica" w:hAnsi="Helvetica" w:cs="Helvetica"/>
        <w:bCs/>
        <w:sz w:val="20"/>
        <w:szCs w:val="20"/>
      </w:rPr>
      <w:tab/>
    </w:r>
    <w:r w:rsidR="00B837C4">
      <w:rPr>
        <w:rFonts w:ascii="Helvetica" w:hAnsi="Helvetica" w:cs="Helvetica"/>
        <w:bCs/>
        <w:sz w:val="20"/>
        <w:szCs w:val="20"/>
      </w:rPr>
      <w:tab/>
    </w:r>
    <w:r w:rsidR="005714CE">
      <w:rPr>
        <w:rFonts w:ascii="Helvetica" w:hAnsi="Helvetica" w:cs="Helvetica"/>
        <w:bCs/>
        <w:sz w:val="20"/>
        <w:szCs w:val="20"/>
      </w:rPr>
      <w:tab/>
    </w:r>
    <w:r w:rsidR="005714CE" w:rsidRPr="005714CE">
      <w:rPr>
        <w:rFonts w:ascii="Helvetica" w:hAnsi="Helvetica"/>
        <w:color w:val="0077C8"/>
        <w:sz w:val="18"/>
        <w:szCs w:val="18"/>
      </w:rPr>
      <w:t>Análisis de Implementación</w:t>
    </w:r>
    <w:r w:rsidR="005714CE" w:rsidRPr="005714CE">
      <w:rPr>
        <w:rFonts w:ascii="Arial" w:hAnsi="Arial" w:cs="Arial"/>
        <w:bCs/>
        <w:sz w:val="18"/>
        <w:szCs w:val="18"/>
      </w:rPr>
      <w:t xml:space="preserve"> </w:t>
    </w:r>
    <w:r w:rsidR="002739B7">
      <w:rPr>
        <w:rFonts w:ascii="Helvetica" w:hAnsi="Helvetica" w:cs="Helvetica"/>
        <w:bCs/>
        <w:sz w:val="20"/>
        <w:szCs w:val="20"/>
      </w:rPr>
      <w:tab/>
    </w:r>
    <w:r w:rsidR="00F11E73">
      <w:rPr>
        <w:rFonts w:ascii="Helvetica" w:hAnsi="Helvetica"/>
        <w:color w:val="0077C8"/>
        <w:sz w:val="18"/>
        <w:szCs w:val="18"/>
      </w:rPr>
      <w:t>02-02 Certificado de Prestación de Servicios</w:t>
    </w:r>
  </w:p>
  <w:p w14:paraId="0AA204B7" w14:textId="77777777" w:rsidR="003A12FF" w:rsidRPr="00466274" w:rsidRDefault="003A12FF" w:rsidP="00466274">
    <w:pPr>
      <w:pStyle w:val="Piedepgina"/>
      <w:ind w:left="-1701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2B0E23" w14:textId="77777777" w:rsidR="003C5426" w:rsidRDefault="003C5426" w:rsidP="00C502BE">
      <w:pPr>
        <w:spacing w:after="0" w:line="240" w:lineRule="auto"/>
      </w:pPr>
      <w:r>
        <w:separator/>
      </w:r>
    </w:p>
  </w:footnote>
  <w:footnote w:type="continuationSeparator" w:id="0">
    <w:p w14:paraId="5EEF66B9" w14:textId="77777777" w:rsidR="003C5426" w:rsidRDefault="003C5426" w:rsidP="00C502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50163" w14:textId="2D52C719" w:rsidR="003A12FF" w:rsidRDefault="00C53E56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73600" behindDoc="1" locked="0" layoutInCell="1" allowOverlap="1" wp14:anchorId="01F9814A" wp14:editId="344AB11E">
          <wp:simplePos x="0" y="0"/>
          <wp:positionH relativeFrom="page">
            <wp:align>center</wp:align>
          </wp:positionH>
          <wp:positionV relativeFrom="paragraph">
            <wp:posOffset>730885</wp:posOffset>
          </wp:positionV>
          <wp:extent cx="938929" cy="266700"/>
          <wp:effectExtent l="0" t="0" r="0" b="0"/>
          <wp:wrapNone/>
          <wp:docPr id="12" name="Imagen 1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588" t="11504" r="60159" b="82353"/>
                  <a:stretch>
                    <a:fillRect/>
                  </a:stretch>
                </pic:blipFill>
                <pic:spPr bwMode="auto">
                  <a:xfrm>
                    <a:off x="0" y="0"/>
                    <a:ext cx="938929" cy="266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714CE" w:rsidRPr="006D0505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562D4FC" wp14:editId="22E72106">
              <wp:simplePos x="0" y="0"/>
              <wp:positionH relativeFrom="page">
                <wp:posOffset>1432560</wp:posOffset>
              </wp:positionH>
              <wp:positionV relativeFrom="page">
                <wp:posOffset>762000</wp:posOffset>
              </wp:positionV>
              <wp:extent cx="4618355" cy="426720"/>
              <wp:effectExtent l="0" t="0" r="0" b="0"/>
              <wp:wrapNone/>
              <wp:docPr id="46" name="15 Cuadro de texto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18355" cy="42672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A397D11" w14:textId="77777777" w:rsidR="005714CE" w:rsidRPr="00C53E56" w:rsidRDefault="005714CE" w:rsidP="005714CE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PLATAFORMA DE ADMINISTRACIÓN ELECTRÓNICA</w:t>
                          </w:r>
                        </w:p>
                        <w:p w14:paraId="7E6941EA" w14:textId="1BD2349F" w:rsidR="003A12FF" w:rsidRPr="00C53E56" w:rsidRDefault="003A12FF" w:rsidP="005714CE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color w:val="A6A6A6" w:themeColor="background1" w:themeShade="A6"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Unidad Técnica de Innovación y Administración Electrónica</w:t>
                          </w:r>
                        </w:p>
                        <w:p w14:paraId="2712B960" w14:textId="77777777" w:rsidR="003A12FF" w:rsidRPr="008A166C" w:rsidRDefault="003A12FF" w:rsidP="006D0505">
                          <w:pPr>
                            <w:jc w:val="center"/>
                            <w:rPr>
                              <w:b/>
                              <w:color w:val="7F7F7F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62D4FC" id="_x0000_t202" coordsize="21600,21600" o:spt="202" path="m,l,21600r21600,l21600,xe">
              <v:stroke joinstyle="miter"/>
              <v:path gradientshapeok="t" o:connecttype="rect"/>
            </v:shapetype>
            <v:shape id="15 Cuadro de texto" o:spid="_x0000_s1026" type="#_x0000_t202" alt="&quot;&quot;" style="position:absolute;margin-left:112.8pt;margin-top:60pt;width:363.65pt;height:33.6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" fillcolor="window" stroked="f" strokeweight=".5pt">
              <v:textbox>
                <w:txbxContent>
                  <w:p w14:paraId="6A397D11" w14:textId="77777777" w:rsidR="005714CE" w:rsidRPr="00C53E56" w:rsidRDefault="005714CE" w:rsidP="005714CE">
                    <w:pPr>
                      <w:spacing w:after="0"/>
                      <w:jc w:val="center"/>
                      <w:rPr>
                        <w:rFonts w:cstheme="minorHAnsi"/>
                        <w:b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PLATAFORMA DE ADMINISTRACIÓN ELECTRÓNICA</w:t>
                    </w:r>
                  </w:p>
                  <w:p w14:paraId="7E6941EA" w14:textId="1BD2349F" w:rsidR="003A12FF" w:rsidRPr="00C53E56" w:rsidRDefault="003A12FF" w:rsidP="005714CE">
                    <w:pPr>
                      <w:spacing w:after="0"/>
                      <w:jc w:val="center"/>
                      <w:rPr>
                        <w:rFonts w:cstheme="minorHAnsi"/>
                        <w:b/>
                        <w:color w:val="A6A6A6" w:themeColor="background1" w:themeShade="A6"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Unidad Técnica de Innovación y Administración Electrónica</w:t>
                    </w:r>
                  </w:p>
                  <w:p w14:paraId="2712B960" w14:textId="77777777" w:rsidR="003A12FF" w:rsidRPr="008A166C" w:rsidRDefault="003A12FF" w:rsidP="006D0505">
                    <w:pPr>
                      <w:jc w:val="center"/>
                      <w:rPr>
                        <w:b/>
                        <w:color w:val="7F7F7F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3A12FF" w:rsidRPr="006D0505">
      <w:rPr>
        <w:noProof/>
        <w:lang w:eastAsia="es-ES"/>
      </w:rPr>
      <w:drawing>
        <wp:anchor distT="0" distB="0" distL="114300" distR="114300" simplePos="0" relativeHeight="251669504" behindDoc="0" locked="0" layoutInCell="1" allowOverlap="1" wp14:anchorId="5753C288" wp14:editId="67601722">
          <wp:simplePos x="0" y="0"/>
          <wp:positionH relativeFrom="margin">
            <wp:posOffset>0</wp:posOffset>
          </wp:positionH>
          <wp:positionV relativeFrom="paragraph">
            <wp:posOffset>-246169</wp:posOffset>
          </wp:positionV>
          <wp:extent cx="2975197" cy="579120"/>
          <wp:effectExtent l="0" t="0" r="0" b="0"/>
          <wp:wrapNone/>
          <wp:docPr id="13" name="Imagen 1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arcaUAM_horizontalColor_imp.pd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75197" cy="5791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CAE4F" w14:textId="42FD94AD" w:rsidR="00C53E56" w:rsidRDefault="003A12FF" w:rsidP="00C53E56">
    <w:pPr>
      <w:pStyle w:val="Encabezado"/>
    </w:pPr>
    <w:r w:rsidRPr="002B1E94">
      <w:rPr>
        <w:noProof/>
        <w:lang w:eastAsia="es-ES"/>
      </w:rPr>
      <w:t xml:space="preserve"> </w:t>
    </w:r>
  </w:p>
  <w:p w14:paraId="5AB2510F" w14:textId="4C2FF4D6" w:rsidR="00B837C4" w:rsidRPr="00B837C4" w:rsidRDefault="00B837C4" w:rsidP="00B837C4">
    <w:pPr>
      <w:tabs>
        <w:tab w:val="center" w:pos="4252"/>
        <w:tab w:val="right" w:pos="10206"/>
      </w:tabs>
      <w:spacing w:after="0" w:line="240" w:lineRule="auto"/>
      <w:ind w:left="-1701"/>
      <w:rPr>
        <w:color w:val="92D050"/>
      </w:rPr>
    </w:pPr>
  </w:p>
  <w:p w14:paraId="335BBBE4" w14:textId="0A70BDA0" w:rsidR="003A12FF" w:rsidRPr="000143D2" w:rsidRDefault="0050431C" w:rsidP="003F099F">
    <w:pPr>
      <w:pStyle w:val="Encabezado"/>
      <w:tabs>
        <w:tab w:val="clear" w:pos="8504"/>
        <w:tab w:val="right" w:pos="10206"/>
      </w:tabs>
      <w:ind w:left="-1701"/>
      <w:rPr>
        <w:color w:val="92D050"/>
      </w:rPr>
    </w:pPr>
    <w:r>
      <w:rPr>
        <w:noProof/>
        <w:lang w:eastAsia="es-ES"/>
      </w:rPr>
      <w:drawing>
        <wp:anchor distT="0" distB="0" distL="114300" distR="114300" simplePos="0" relativeHeight="251677696" behindDoc="1" locked="0" layoutInCell="1" allowOverlap="1" wp14:anchorId="5B117026" wp14:editId="27ABE014">
          <wp:simplePos x="0" y="0"/>
          <wp:positionH relativeFrom="page">
            <wp:align>center</wp:align>
          </wp:positionH>
          <wp:positionV relativeFrom="paragraph">
            <wp:posOffset>266700</wp:posOffset>
          </wp:positionV>
          <wp:extent cx="906780" cy="266587"/>
          <wp:effectExtent l="0" t="0" r="7620" b="635"/>
          <wp:wrapNone/>
          <wp:docPr id="197" name="Imagen 197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588" t="11504" r="60159" b="82353"/>
                  <a:stretch>
                    <a:fillRect/>
                  </a:stretch>
                </pic:blipFill>
                <pic:spPr bwMode="auto">
                  <a:xfrm>
                    <a:off x="0" y="0"/>
                    <a:ext cx="906780" cy="26658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D0505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865A9EA" wp14:editId="7645405F">
              <wp:simplePos x="0" y="0"/>
              <wp:positionH relativeFrom="margin">
                <wp:posOffset>5532755</wp:posOffset>
              </wp:positionH>
              <wp:positionV relativeFrom="page">
                <wp:posOffset>541020</wp:posOffset>
              </wp:positionV>
              <wp:extent cx="4023995" cy="426720"/>
              <wp:effectExtent l="0" t="0" r="0" b="0"/>
              <wp:wrapNone/>
              <wp:docPr id="195" name="15 Cuadro de texto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23995" cy="42672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76A1D10E" w14:textId="77777777" w:rsidR="0050431C" w:rsidRPr="00C53E56" w:rsidRDefault="0050431C" w:rsidP="0050431C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PLATAFORMA DE ADMINISTRACIÓN ELECTRÓNICA</w:t>
                          </w:r>
                        </w:p>
                        <w:p w14:paraId="38DDEA91" w14:textId="77777777" w:rsidR="0050431C" w:rsidRPr="00C53E56" w:rsidRDefault="0050431C" w:rsidP="0050431C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color w:val="A6A6A6" w:themeColor="background1" w:themeShade="A6"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Unidad Técnica de Innovación y Administración Electrónica</w:t>
                          </w:r>
                        </w:p>
                        <w:p w14:paraId="347C867B" w14:textId="77777777" w:rsidR="0050431C" w:rsidRPr="008A166C" w:rsidRDefault="0050431C" w:rsidP="0050431C">
                          <w:pPr>
                            <w:jc w:val="center"/>
                            <w:rPr>
                              <w:b/>
                              <w:color w:val="7F7F7F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65A9EA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alt="&quot;&quot;" style="position:absolute;left:0;text-align:left;margin-left:435.65pt;margin-top:42.6pt;width:316.85pt;height:33.6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" fillcolor="window" stroked="f" strokeweight=".5pt">
              <v:textbox>
                <w:txbxContent>
                  <w:p w14:paraId="76A1D10E" w14:textId="77777777" w:rsidR="0050431C" w:rsidRPr="00C53E56" w:rsidRDefault="0050431C" w:rsidP="0050431C">
                    <w:pPr>
                      <w:spacing w:after="0"/>
                      <w:jc w:val="center"/>
                      <w:rPr>
                        <w:rFonts w:cstheme="minorHAnsi"/>
                        <w:b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PLATAFORMA DE ADMINISTRACIÓN ELECTRÓNICA</w:t>
                    </w:r>
                  </w:p>
                  <w:p w14:paraId="38DDEA91" w14:textId="77777777" w:rsidR="0050431C" w:rsidRPr="00C53E56" w:rsidRDefault="0050431C" w:rsidP="0050431C">
                    <w:pPr>
                      <w:spacing w:after="0"/>
                      <w:jc w:val="center"/>
                      <w:rPr>
                        <w:rFonts w:cstheme="minorHAnsi"/>
                        <w:b/>
                        <w:color w:val="A6A6A6" w:themeColor="background1" w:themeShade="A6"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Unidad Técnica de Innovación y Administración Electrónica</w:t>
                    </w:r>
                  </w:p>
                  <w:p w14:paraId="347C867B" w14:textId="77777777" w:rsidR="0050431C" w:rsidRPr="008A166C" w:rsidRDefault="0050431C" w:rsidP="0050431C">
                    <w:pPr>
                      <w:jc w:val="center"/>
                      <w:rPr>
                        <w:b/>
                        <w:color w:val="7F7F7F"/>
                        <w:sz w:val="24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="00786BC1" w:rsidRPr="006D0505">
      <w:rPr>
        <w:noProof/>
        <w:lang w:eastAsia="es-ES"/>
      </w:rPr>
      <w:drawing>
        <wp:anchor distT="0" distB="0" distL="114300" distR="114300" simplePos="0" relativeHeight="251679744" behindDoc="0" locked="0" layoutInCell="1" allowOverlap="1" wp14:anchorId="6E2E9C2F" wp14:editId="05763FC4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2975197" cy="579120"/>
          <wp:effectExtent l="0" t="0" r="0" b="0"/>
          <wp:wrapNone/>
          <wp:docPr id="198" name="Imagen 198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arcaUAM_horizontalColor_imp.pd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75197" cy="5791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1DB06826"/>
    <w:name w:val="WW8Num2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F3B0998"/>
    <w:multiLevelType w:val="hybridMultilevel"/>
    <w:tmpl w:val="71EC07B8"/>
    <w:lvl w:ilvl="0" w:tplc="5076431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A85C81"/>
    <w:multiLevelType w:val="hybridMultilevel"/>
    <w:tmpl w:val="39D4E5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5A03A8"/>
    <w:multiLevelType w:val="multilevel"/>
    <w:tmpl w:val="241C993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94F2977"/>
    <w:multiLevelType w:val="hybridMultilevel"/>
    <w:tmpl w:val="9C0C25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8B16E2"/>
    <w:multiLevelType w:val="multilevel"/>
    <w:tmpl w:val="CEC8547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6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0" w:hanging="180"/>
      </w:pPr>
      <w:rPr>
        <w:rFonts w:hint="default"/>
      </w:rPr>
    </w:lvl>
  </w:abstractNum>
  <w:abstractNum w:abstractNumId="6" w15:restartNumberingAfterBreak="0">
    <w:nsid w:val="1D951BB3"/>
    <w:multiLevelType w:val="multilevel"/>
    <w:tmpl w:val="DD767F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FB645BA"/>
    <w:multiLevelType w:val="hybridMultilevel"/>
    <w:tmpl w:val="608AEF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0A0F4C"/>
    <w:multiLevelType w:val="hybridMultilevel"/>
    <w:tmpl w:val="F4027F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A20C41"/>
    <w:multiLevelType w:val="hybridMultilevel"/>
    <w:tmpl w:val="A800A1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515042"/>
    <w:multiLevelType w:val="multilevel"/>
    <w:tmpl w:val="CEC8547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6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0" w:hanging="180"/>
      </w:pPr>
      <w:rPr>
        <w:rFonts w:hint="default"/>
      </w:rPr>
    </w:lvl>
  </w:abstractNum>
  <w:abstractNum w:abstractNumId="11" w15:restartNumberingAfterBreak="0">
    <w:nsid w:val="2F1879AC"/>
    <w:multiLevelType w:val="hybridMultilevel"/>
    <w:tmpl w:val="49EC721C"/>
    <w:lvl w:ilvl="0" w:tplc="08C49C28">
      <w:numFmt w:val="bullet"/>
      <w:lvlText w:val="-"/>
      <w:lvlJc w:val="left"/>
      <w:pPr>
        <w:ind w:left="541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26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8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0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2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4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6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8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01" w:hanging="360"/>
      </w:pPr>
      <w:rPr>
        <w:rFonts w:ascii="Wingdings" w:hAnsi="Wingdings" w:hint="default"/>
      </w:rPr>
    </w:lvl>
  </w:abstractNum>
  <w:abstractNum w:abstractNumId="12" w15:restartNumberingAfterBreak="0">
    <w:nsid w:val="36C843EF"/>
    <w:multiLevelType w:val="multilevel"/>
    <w:tmpl w:val="5F54A746"/>
    <w:lvl w:ilvl="0">
      <w:start w:val="1"/>
      <w:numFmt w:val="decimal"/>
      <w:pStyle w:val="Ttulo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6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0" w:hanging="180"/>
      </w:pPr>
      <w:rPr>
        <w:rFonts w:hint="default"/>
      </w:rPr>
    </w:lvl>
  </w:abstractNum>
  <w:abstractNum w:abstractNumId="13" w15:restartNumberingAfterBreak="0">
    <w:nsid w:val="3B8510E6"/>
    <w:multiLevelType w:val="multilevel"/>
    <w:tmpl w:val="45EA9B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2614BCB"/>
    <w:multiLevelType w:val="hybridMultilevel"/>
    <w:tmpl w:val="D9FC40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753A2B"/>
    <w:multiLevelType w:val="hybridMultilevel"/>
    <w:tmpl w:val="86A613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564C9F"/>
    <w:multiLevelType w:val="hybridMultilevel"/>
    <w:tmpl w:val="67664D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A025D8"/>
    <w:multiLevelType w:val="hybridMultilevel"/>
    <w:tmpl w:val="2C02CF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0919BE"/>
    <w:multiLevelType w:val="hybridMultilevel"/>
    <w:tmpl w:val="AB9021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10371E"/>
    <w:multiLevelType w:val="multilevel"/>
    <w:tmpl w:val="0E0895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075293B"/>
    <w:multiLevelType w:val="hybridMultilevel"/>
    <w:tmpl w:val="DF8A543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960D7F"/>
    <w:multiLevelType w:val="hybridMultilevel"/>
    <w:tmpl w:val="FC5AB9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371112"/>
    <w:multiLevelType w:val="hybridMultilevel"/>
    <w:tmpl w:val="3754EB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AF76B8"/>
    <w:multiLevelType w:val="hybridMultilevel"/>
    <w:tmpl w:val="92621D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4"/>
  </w:num>
  <w:num w:numId="3">
    <w:abstractNumId w:val="23"/>
  </w:num>
  <w:num w:numId="4">
    <w:abstractNumId w:val="11"/>
  </w:num>
  <w:num w:numId="5">
    <w:abstractNumId w:val="2"/>
  </w:num>
  <w:num w:numId="6">
    <w:abstractNumId w:val="1"/>
  </w:num>
  <w:num w:numId="7">
    <w:abstractNumId w:val="17"/>
  </w:num>
  <w:num w:numId="8">
    <w:abstractNumId w:val="3"/>
  </w:num>
  <w:num w:numId="9">
    <w:abstractNumId w:val="7"/>
  </w:num>
  <w:num w:numId="10">
    <w:abstractNumId w:val="9"/>
  </w:num>
  <w:num w:numId="11">
    <w:abstractNumId w:val="12"/>
  </w:num>
  <w:num w:numId="12">
    <w:abstractNumId w:val="10"/>
  </w:num>
  <w:num w:numId="13">
    <w:abstractNumId w:val="19"/>
  </w:num>
  <w:num w:numId="14">
    <w:abstractNumId w:val="21"/>
  </w:num>
  <w:num w:numId="15">
    <w:abstractNumId w:val="13"/>
  </w:num>
  <w:num w:numId="16">
    <w:abstractNumId w:val="6"/>
  </w:num>
  <w:num w:numId="17">
    <w:abstractNumId w:val="20"/>
  </w:num>
  <w:num w:numId="18">
    <w:abstractNumId w:val="16"/>
  </w:num>
  <w:num w:numId="19">
    <w:abstractNumId w:val="5"/>
  </w:num>
  <w:num w:numId="20">
    <w:abstractNumId w:val="15"/>
  </w:num>
  <w:num w:numId="21">
    <w:abstractNumId w:val="8"/>
  </w:num>
  <w:num w:numId="22">
    <w:abstractNumId w:val="14"/>
  </w:num>
  <w:num w:numId="23">
    <w:abstractNumId w:val="1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trackRevisions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02BE"/>
    <w:rsid w:val="0000213C"/>
    <w:rsid w:val="00002BC5"/>
    <w:rsid w:val="00002EBA"/>
    <w:rsid w:val="0000321E"/>
    <w:rsid w:val="00004327"/>
    <w:rsid w:val="000046E1"/>
    <w:rsid w:val="0000552D"/>
    <w:rsid w:val="000077AF"/>
    <w:rsid w:val="000117C7"/>
    <w:rsid w:val="000122BB"/>
    <w:rsid w:val="000143D2"/>
    <w:rsid w:val="0001540A"/>
    <w:rsid w:val="00016157"/>
    <w:rsid w:val="000174C9"/>
    <w:rsid w:val="00020375"/>
    <w:rsid w:val="000249AB"/>
    <w:rsid w:val="00026C8F"/>
    <w:rsid w:val="00027735"/>
    <w:rsid w:val="0002784C"/>
    <w:rsid w:val="0003043F"/>
    <w:rsid w:val="000311DD"/>
    <w:rsid w:val="00031A3E"/>
    <w:rsid w:val="0003233D"/>
    <w:rsid w:val="000328B1"/>
    <w:rsid w:val="00033EBF"/>
    <w:rsid w:val="0003655D"/>
    <w:rsid w:val="000407C2"/>
    <w:rsid w:val="00041CBB"/>
    <w:rsid w:val="00042B9A"/>
    <w:rsid w:val="00044852"/>
    <w:rsid w:val="00047417"/>
    <w:rsid w:val="0005198E"/>
    <w:rsid w:val="00053760"/>
    <w:rsid w:val="000545CF"/>
    <w:rsid w:val="00054E78"/>
    <w:rsid w:val="000562DE"/>
    <w:rsid w:val="00056D06"/>
    <w:rsid w:val="000602DC"/>
    <w:rsid w:val="000603C6"/>
    <w:rsid w:val="000607D3"/>
    <w:rsid w:val="000626F1"/>
    <w:rsid w:val="00062A6B"/>
    <w:rsid w:val="0006344B"/>
    <w:rsid w:val="00064502"/>
    <w:rsid w:val="00064F4C"/>
    <w:rsid w:val="00064F65"/>
    <w:rsid w:val="0007300A"/>
    <w:rsid w:val="00077926"/>
    <w:rsid w:val="00080DDB"/>
    <w:rsid w:val="00081DF2"/>
    <w:rsid w:val="00082104"/>
    <w:rsid w:val="000831DF"/>
    <w:rsid w:val="00085353"/>
    <w:rsid w:val="00091122"/>
    <w:rsid w:val="00091E99"/>
    <w:rsid w:val="000920C7"/>
    <w:rsid w:val="000935F3"/>
    <w:rsid w:val="00093DE1"/>
    <w:rsid w:val="00095650"/>
    <w:rsid w:val="000958C7"/>
    <w:rsid w:val="00095EAB"/>
    <w:rsid w:val="00096B05"/>
    <w:rsid w:val="00097DCF"/>
    <w:rsid w:val="000A02B8"/>
    <w:rsid w:val="000A0F59"/>
    <w:rsid w:val="000A33B4"/>
    <w:rsid w:val="000A3C37"/>
    <w:rsid w:val="000A43B6"/>
    <w:rsid w:val="000A4ED8"/>
    <w:rsid w:val="000A6853"/>
    <w:rsid w:val="000A7557"/>
    <w:rsid w:val="000B1C4C"/>
    <w:rsid w:val="000B2AB4"/>
    <w:rsid w:val="000B3F76"/>
    <w:rsid w:val="000B43FD"/>
    <w:rsid w:val="000C23A0"/>
    <w:rsid w:val="000C3D93"/>
    <w:rsid w:val="000C6480"/>
    <w:rsid w:val="000C7833"/>
    <w:rsid w:val="000D0398"/>
    <w:rsid w:val="000D26B6"/>
    <w:rsid w:val="000D2C2A"/>
    <w:rsid w:val="000D3509"/>
    <w:rsid w:val="000D4F6D"/>
    <w:rsid w:val="000D5C3A"/>
    <w:rsid w:val="000D5FEB"/>
    <w:rsid w:val="000E0589"/>
    <w:rsid w:val="000E13C8"/>
    <w:rsid w:val="000E25A3"/>
    <w:rsid w:val="000F00CF"/>
    <w:rsid w:val="000F0583"/>
    <w:rsid w:val="000F20CA"/>
    <w:rsid w:val="000F2E5A"/>
    <w:rsid w:val="000F6B50"/>
    <w:rsid w:val="000F7205"/>
    <w:rsid w:val="000F78B1"/>
    <w:rsid w:val="00100251"/>
    <w:rsid w:val="0010185B"/>
    <w:rsid w:val="00103325"/>
    <w:rsid w:val="00105480"/>
    <w:rsid w:val="00106341"/>
    <w:rsid w:val="00110C9C"/>
    <w:rsid w:val="001177FC"/>
    <w:rsid w:val="00117CB1"/>
    <w:rsid w:val="00124A71"/>
    <w:rsid w:val="00124B35"/>
    <w:rsid w:val="001268E2"/>
    <w:rsid w:val="001302F6"/>
    <w:rsid w:val="00130BE8"/>
    <w:rsid w:val="00132274"/>
    <w:rsid w:val="001326C9"/>
    <w:rsid w:val="00132BA5"/>
    <w:rsid w:val="00133BF2"/>
    <w:rsid w:val="0013520B"/>
    <w:rsid w:val="00135899"/>
    <w:rsid w:val="001414A4"/>
    <w:rsid w:val="00141836"/>
    <w:rsid w:val="00141E36"/>
    <w:rsid w:val="00143854"/>
    <w:rsid w:val="0014555C"/>
    <w:rsid w:val="0014713B"/>
    <w:rsid w:val="00147CC1"/>
    <w:rsid w:val="00150E69"/>
    <w:rsid w:val="00153489"/>
    <w:rsid w:val="00153D0D"/>
    <w:rsid w:val="00153F88"/>
    <w:rsid w:val="001540AB"/>
    <w:rsid w:val="00154FCD"/>
    <w:rsid w:val="00161050"/>
    <w:rsid w:val="0016193D"/>
    <w:rsid w:val="00165632"/>
    <w:rsid w:val="001678C5"/>
    <w:rsid w:val="00170E68"/>
    <w:rsid w:val="001711CC"/>
    <w:rsid w:val="001714E7"/>
    <w:rsid w:val="00171779"/>
    <w:rsid w:val="00172C9F"/>
    <w:rsid w:val="001737D9"/>
    <w:rsid w:val="00173806"/>
    <w:rsid w:val="0017564B"/>
    <w:rsid w:val="00175F06"/>
    <w:rsid w:val="001769C8"/>
    <w:rsid w:val="00177EF0"/>
    <w:rsid w:val="001801F3"/>
    <w:rsid w:val="001803C0"/>
    <w:rsid w:val="001816C8"/>
    <w:rsid w:val="0018199C"/>
    <w:rsid w:val="00183FA4"/>
    <w:rsid w:val="00185391"/>
    <w:rsid w:val="0018541F"/>
    <w:rsid w:val="00185C3A"/>
    <w:rsid w:val="001864E9"/>
    <w:rsid w:val="0018771A"/>
    <w:rsid w:val="00187857"/>
    <w:rsid w:val="00187B23"/>
    <w:rsid w:val="00191AAB"/>
    <w:rsid w:val="00193465"/>
    <w:rsid w:val="00194A0B"/>
    <w:rsid w:val="001959C8"/>
    <w:rsid w:val="001970B0"/>
    <w:rsid w:val="00197E79"/>
    <w:rsid w:val="001A2D70"/>
    <w:rsid w:val="001A3C58"/>
    <w:rsid w:val="001A6BCC"/>
    <w:rsid w:val="001B17D1"/>
    <w:rsid w:val="001B4A99"/>
    <w:rsid w:val="001B56BD"/>
    <w:rsid w:val="001B7FF5"/>
    <w:rsid w:val="001C721B"/>
    <w:rsid w:val="001D163B"/>
    <w:rsid w:val="001D31A3"/>
    <w:rsid w:val="001D4F73"/>
    <w:rsid w:val="001E306B"/>
    <w:rsid w:val="001E52DD"/>
    <w:rsid w:val="001F0366"/>
    <w:rsid w:val="001F1406"/>
    <w:rsid w:val="001F22F7"/>
    <w:rsid w:val="001F2C31"/>
    <w:rsid w:val="001F4E88"/>
    <w:rsid w:val="0020207E"/>
    <w:rsid w:val="00204565"/>
    <w:rsid w:val="00204EA6"/>
    <w:rsid w:val="00205141"/>
    <w:rsid w:val="00205749"/>
    <w:rsid w:val="002062BF"/>
    <w:rsid w:val="00207A0E"/>
    <w:rsid w:val="002102CE"/>
    <w:rsid w:val="00210C55"/>
    <w:rsid w:val="00212113"/>
    <w:rsid w:val="002133C8"/>
    <w:rsid w:val="00214CF1"/>
    <w:rsid w:val="00217C2A"/>
    <w:rsid w:val="002218C6"/>
    <w:rsid w:val="00223C85"/>
    <w:rsid w:val="00224C1A"/>
    <w:rsid w:val="00225850"/>
    <w:rsid w:val="00225BF9"/>
    <w:rsid w:val="002262E5"/>
    <w:rsid w:val="0022667D"/>
    <w:rsid w:val="002302AB"/>
    <w:rsid w:val="00230DD3"/>
    <w:rsid w:val="002312F0"/>
    <w:rsid w:val="0023345E"/>
    <w:rsid w:val="002340C5"/>
    <w:rsid w:val="002349E9"/>
    <w:rsid w:val="00235D85"/>
    <w:rsid w:val="0023637C"/>
    <w:rsid w:val="00236FD1"/>
    <w:rsid w:val="00241113"/>
    <w:rsid w:val="00244114"/>
    <w:rsid w:val="00245292"/>
    <w:rsid w:val="00245480"/>
    <w:rsid w:val="0024578D"/>
    <w:rsid w:val="00246E89"/>
    <w:rsid w:val="0025089B"/>
    <w:rsid w:val="00254B12"/>
    <w:rsid w:val="00255155"/>
    <w:rsid w:val="002551BE"/>
    <w:rsid w:val="00256428"/>
    <w:rsid w:val="00256797"/>
    <w:rsid w:val="00260652"/>
    <w:rsid w:val="0026575F"/>
    <w:rsid w:val="00266D9B"/>
    <w:rsid w:val="00271063"/>
    <w:rsid w:val="002719E5"/>
    <w:rsid w:val="00271C3A"/>
    <w:rsid w:val="00272B2B"/>
    <w:rsid w:val="0027384B"/>
    <w:rsid w:val="002739B7"/>
    <w:rsid w:val="00274A0B"/>
    <w:rsid w:val="00274BD9"/>
    <w:rsid w:val="00274DD1"/>
    <w:rsid w:val="00275EED"/>
    <w:rsid w:val="00281F7A"/>
    <w:rsid w:val="00284BB8"/>
    <w:rsid w:val="002857D7"/>
    <w:rsid w:val="00285ED1"/>
    <w:rsid w:val="00286B72"/>
    <w:rsid w:val="0028780D"/>
    <w:rsid w:val="002915D2"/>
    <w:rsid w:val="00291C9E"/>
    <w:rsid w:val="00293DEE"/>
    <w:rsid w:val="00297172"/>
    <w:rsid w:val="00297EBE"/>
    <w:rsid w:val="002A0A7D"/>
    <w:rsid w:val="002A42CD"/>
    <w:rsid w:val="002A5652"/>
    <w:rsid w:val="002A596A"/>
    <w:rsid w:val="002B013B"/>
    <w:rsid w:val="002B029E"/>
    <w:rsid w:val="002B1AEC"/>
    <w:rsid w:val="002B1E94"/>
    <w:rsid w:val="002B258A"/>
    <w:rsid w:val="002B3794"/>
    <w:rsid w:val="002B625E"/>
    <w:rsid w:val="002B6603"/>
    <w:rsid w:val="002B7EFD"/>
    <w:rsid w:val="002C0F66"/>
    <w:rsid w:val="002C0F9B"/>
    <w:rsid w:val="002C27BD"/>
    <w:rsid w:val="002C2C49"/>
    <w:rsid w:val="002C5821"/>
    <w:rsid w:val="002C5F17"/>
    <w:rsid w:val="002C6496"/>
    <w:rsid w:val="002C75B3"/>
    <w:rsid w:val="002D5C48"/>
    <w:rsid w:val="002D6517"/>
    <w:rsid w:val="002E1051"/>
    <w:rsid w:val="002E12BD"/>
    <w:rsid w:val="002E47FB"/>
    <w:rsid w:val="002E7786"/>
    <w:rsid w:val="002E7944"/>
    <w:rsid w:val="002E7972"/>
    <w:rsid w:val="002F13B4"/>
    <w:rsid w:val="002F250C"/>
    <w:rsid w:val="002F2CF6"/>
    <w:rsid w:val="002F384B"/>
    <w:rsid w:val="002F407D"/>
    <w:rsid w:val="002F4B33"/>
    <w:rsid w:val="002F4C27"/>
    <w:rsid w:val="002F5CA9"/>
    <w:rsid w:val="002F6473"/>
    <w:rsid w:val="002F6E2B"/>
    <w:rsid w:val="0030139C"/>
    <w:rsid w:val="00301FBB"/>
    <w:rsid w:val="00302011"/>
    <w:rsid w:val="00304624"/>
    <w:rsid w:val="00305127"/>
    <w:rsid w:val="0030633D"/>
    <w:rsid w:val="003066F0"/>
    <w:rsid w:val="003116A6"/>
    <w:rsid w:val="003123A7"/>
    <w:rsid w:val="003129D8"/>
    <w:rsid w:val="0031552D"/>
    <w:rsid w:val="0032088A"/>
    <w:rsid w:val="0032112F"/>
    <w:rsid w:val="00321E3F"/>
    <w:rsid w:val="0032205A"/>
    <w:rsid w:val="00323C7B"/>
    <w:rsid w:val="0032404E"/>
    <w:rsid w:val="0032713A"/>
    <w:rsid w:val="00330C34"/>
    <w:rsid w:val="00331E3F"/>
    <w:rsid w:val="00331F41"/>
    <w:rsid w:val="00334491"/>
    <w:rsid w:val="003375B3"/>
    <w:rsid w:val="00340955"/>
    <w:rsid w:val="0034228B"/>
    <w:rsid w:val="00344345"/>
    <w:rsid w:val="00345C45"/>
    <w:rsid w:val="00345C9B"/>
    <w:rsid w:val="00346F3E"/>
    <w:rsid w:val="00347D55"/>
    <w:rsid w:val="003538E0"/>
    <w:rsid w:val="0035547C"/>
    <w:rsid w:val="00355ACC"/>
    <w:rsid w:val="003579AD"/>
    <w:rsid w:val="00360CC5"/>
    <w:rsid w:val="0036124D"/>
    <w:rsid w:val="00361402"/>
    <w:rsid w:val="003624A2"/>
    <w:rsid w:val="00362C2C"/>
    <w:rsid w:val="00363869"/>
    <w:rsid w:val="003641BD"/>
    <w:rsid w:val="00364B50"/>
    <w:rsid w:val="00366880"/>
    <w:rsid w:val="00372813"/>
    <w:rsid w:val="003734C4"/>
    <w:rsid w:val="00373976"/>
    <w:rsid w:val="003740E4"/>
    <w:rsid w:val="00374BBA"/>
    <w:rsid w:val="003809F8"/>
    <w:rsid w:val="00382B07"/>
    <w:rsid w:val="00383BD7"/>
    <w:rsid w:val="00384FC6"/>
    <w:rsid w:val="0038583A"/>
    <w:rsid w:val="003859F1"/>
    <w:rsid w:val="00385D72"/>
    <w:rsid w:val="00386700"/>
    <w:rsid w:val="00387503"/>
    <w:rsid w:val="003900D2"/>
    <w:rsid w:val="003905D1"/>
    <w:rsid w:val="00390964"/>
    <w:rsid w:val="003909A1"/>
    <w:rsid w:val="00392CE0"/>
    <w:rsid w:val="0039457D"/>
    <w:rsid w:val="00394E14"/>
    <w:rsid w:val="0039502C"/>
    <w:rsid w:val="003A0FAB"/>
    <w:rsid w:val="003A12FF"/>
    <w:rsid w:val="003A1B17"/>
    <w:rsid w:val="003A36AE"/>
    <w:rsid w:val="003A7825"/>
    <w:rsid w:val="003B3EC8"/>
    <w:rsid w:val="003B7012"/>
    <w:rsid w:val="003C40FE"/>
    <w:rsid w:val="003C4B1F"/>
    <w:rsid w:val="003C502B"/>
    <w:rsid w:val="003C5426"/>
    <w:rsid w:val="003D16F0"/>
    <w:rsid w:val="003D23E6"/>
    <w:rsid w:val="003D2B1E"/>
    <w:rsid w:val="003D3C99"/>
    <w:rsid w:val="003E057B"/>
    <w:rsid w:val="003E3883"/>
    <w:rsid w:val="003E4B25"/>
    <w:rsid w:val="003E600F"/>
    <w:rsid w:val="003E64F5"/>
    <w:rsid w:val="003F099F"/>
    <w:rsid w:val="003F1451"/>
    <w:rsid w:val="003F2C1C"/>
    <w:rsid w:val="003F3907"/>
    <w:rsid w:val="003F3F99"/>
    <w:rsid w:val="003F41EE"/>
    <w:rsid w:val="003F47EB"/>
    <w:rsid w:val="003F4DBF"/>
    <w:rsid w:val="003F6775"/>
    <w:rsid w:val="0040098A"/>
    <w:rsid w:val="00400A74"/>
    <w:rsid w:val="004038A9"/>
    <w:rsid w:val="00404F57"/>
    <w:rsid w:val="00405504"/>
    <w:rsid w:val="0040704F"/>
    <w:rsid w:val="00415F72"/>
    <w:rsid w:val="00417515"/>
    <w:rsid w:val="00417AA0"/>
    <w:rsid w:val="0042128E"/>
    <w:rsid w:val="00424F30"/>
    <w:rsid w:val="00425296"/>
    <w:rsid w:val="00425676"/>
    <w:rsid w:val="00425C40"/>
    <w:rsid w:val="00426691"/>
    <w:rsid w:val="00427325"/>
    <w:rsid w:val="00431A72"/>
    <w:rsid w:val="00431C34"/>
    <w:rsid w:val="00432217"/>
    <w:rsid w:val="00432DBA"/>
    <w:rsid w:val="00435800"/>
    <w:rsid w:val="00435872"/>
    <w:rsid w:val="00435BE0"/>
    <w:rsid w:val="00436B37"/>
    <w:rsid w:val="00437410"/>
    <w:rsid w:val="00441F67"/>
    <w:rsid w:val="00442626"/>
    <w:rsid w:val="00443AEF"/>
    <w:rsid w:val="00444441"/>
    <w:rsid w:val="004451BA"/>
    <w:rsid w:val="00445C27"/>
    <w:rsid w:val="0044644C"/>
    <w:rsid w:val="004476AB"/>
    <w:rsid w:val="0045083C"/>
    <w:rsid w:val="00452B7E"/>
    <w:rsid w:val="004539D6"/>
    <w:rsid w:val="00457E3C"/>
    <w:rsid w:val="004615A5"/>
    <w:rsid w:val="0046340D"/>
    <w:rsid w:val="004646DF"/>
    <w:rsid w:val="00464BAE"/>
    <w:rsid w:val="00465F16"/>
    <w:rsid w:val="00466274"/>
    <w:rsid w:val="00466ECC"/>
    <w:rsid w:val="004678A8"/>
    <w:rsid w:val="004708F9"/>
    <w:rsid w:val="00472734"/>
    <w:rsid w:val="00472C2D"/>
    <w:rsid w:val="00474B4E"/>
    <w:rsid w:val="00475964"/>
    <w:rsid w:val="00475AE2"/>
    <w:rsid w:val="004803B7"/>
    <w:rsid w:val="00480CEF"/>
    <w:rsid w:val="004810C9"/>
    <w:rsid w:val="00481519"/>
    <w:rsid w:val="00483FE2"/>
    <w:rsid w:val="00484178"/>
    <w:rsid w:val="00484214"/>
    <w:rsid w:val="00484883"/>
    <w:rsid w:val="00490088"/>
    <w:rsid w:val="00494EFF"/>
    <w:rsid w:val="004A1659"/>
    <w:rsid w:val="004A213D"/>
    <w:rsid w:val="004A337E"/>
    <w:rsid w:val="004A4C42"/>
    <w:rsid w:val="004A7BEA"/>
    <w:rsid w:val="004A7E66"/>
    <w:rsid w:val="004B0B21"/>
    <w:rsid w:val="004B1AC2"/>
    <w:rsid w:val="004B2561"/>
    <w:rsid w:val="004B2670"/>
    <w:rsid w:val="004B2A6F"/>
    <w:rsid w:val="004B3CFC"/>
    <w:rsid w:val="004B43A6"/>
    <w:rsid w:val="004B4969"/>
    <w:rsid w:val="004B56BF"/>
    <w:rsid w:val="004B5DE4"/>
    <w:rsid w:val="004B68F5"/>
    <w:rsid w:val="004C1D49"/>
    <w:rsid w:val="004C3398"/>
    <w:rsid w:val="004C4016"/>
    <w:rsid w:val="004C4181"/>
    <w:rsid w:val="004C53F8"/>
    <w:rsid w:val="004C5652"/>
    <w:rsid w:val="004C654B"/>
    <w:rsid w:val="004C73C6"/>
    <w:rsid w:val="004D1806"/>
    <w:rsid w:val="004D1D97"/>
    <w:rsid w:val="004D3613"/>
    <w:rsid w:val="004D49D2"/>
    <w:rsid w:val="004D5AE1"/>
    <w:rsid w:val="004E03C2"/>
    <w:rsid w:val="004E14B4"/>
    <w:rsid w:val="004E2B59"/>
    <w:rsid w:val="004E37F6"/>
    <w:rsid w:val="004E4C77"/>
    <w:rsid w:val="004E5CCB"/>
    <w:rsid w:val="004F07E3"/>
    <w:rsid w:val="004F25D9"/>
    <w:rsid w:val="004F3422"/>
    <w:rsid w:val="004F5810"/>
    <w:rsid w:val="004F7ACD"/>
    <w:rsid w:val="00501E2D"/>
    <w:rsid w:val="005027F8"/>
    <w:rsid w:val="00502B94"/>
    <w:rsid w:val="0050431C"/>
    <w:rsid w:val="00504FEA"/>
    <w:rsid w:val="00512CDE"/>
    <w:rsid w:val="00514F10"/>
    <w:rsid w:val="00515ABC"/>
    <w:rsid w:val="00516DE7"/>
    <w:rsid w:val="00517026"/>
    <w:rsid w:val="00520606"/>
    <w:rsid w:val="00520F63"/>
    <w:rsid w:val="00521AB4"/>
    <w:rsid w:val="0052205B"/>
    <w:rsid w:val="005254AC"/>
    <w:rsid w:val="005264AD"/>
    <w:rsid w:val="00527209"/>
    <w:rsid w:val="0052773A"/>
    <w:rsid w:val="005311CE"/>
    <w:rsid w:val="00533EF5"/>
    <w:rsid w:val="00534649"/>
    <w:rsid w:val="00536E9C"/>
    <w:rsid w:val="00541A18"/>
    <w:rsid w:val="00542CE1"/>
    <w:rsid w:val="005433FE"/>
    <w:rsid w:val="005448B8"/>
    <w:rsid w:val="005449BE"/>
    <w:rsid w:val="00545285"/>
    <w:rsid w:val="00546210"/>
    <w:rsid w:val="00546B6E"/>
    <w:rsid w:val="0055234A"/>
    <w:rsid w:val="00553098"/>
    <w:rsid w:val="00553C64"/>
    <w:rsid w:val="00557016"/>
    <w:rsid w:val="00557A53"/>
    <w:rsid w:val="00557BFE"/>
    <w:rsid w:val="00560090"/>
    <w:rsid w:val="00560163"/>
    <w:rsid w:val="0056096A"/>
    <w:rsid w:val="00563000"/>
    <w:rsid w:val="00563B5F"/>
    <w:rsid w:val="00566DF7"/>
    <w:rsid w:val="00567AAC"/>
    <w:rsid w:val="005714CE"/>
    <w:rsid w:val="00572540"/>
    <w:rsid w:val="00572862"/>
    <w:rsid w:val="005732BB"/>
    <w:rsid w:val="0057485E"/>
    <w:rsid w:val="00574BCA"/>
    <w:rsid w:val="005763C3"/>
    <w:rsid w:val="00577794"/>
    <w:rsid w:val="0058138D"/>
    <w:rsid w:val="00582E09"/>
    <w:rsid w:val="00585A90"/>
    <w:rsid w:val="005865F0"/>
    <w:rsid w:val="0058743A"/>
    <w:rsid w:val="005878E1"/>
    <w:rsid w:val="00590702"/>
    <w:rsid w:val="00594074"/>
    <w:rsid w:val="0059582A"/>
    <w:rsid w:val="005977A0"/>
    <w:rsid w:val="005A00DA"/>
    <w:rsid w:val="005A1833"/>
    <w:rsid w:val="005A7956"/>
    <w:rsid w:val="005B1A3E"/>
    <w:rsid w:val="005B675A"/>
    <w:rsid w:val="005B6E2F"/>
    <w:rsid w:val="005B6FA3"/>
    <w:rsid w:val="005B73D5"/>
    <w:rsid w:val="005B7EFC"/>
    <w:rsid w:val="005C0D75"/>
    <w:rsid w:val="005C202D"/>
    <w:rsid w:val="005C3946"/>
    <w:rsid w:val="005C5378"/>
    <w:rsid w:val="005C53D9"/>
    <w:rsid w:val="005C5411"/>
    <w:rsid w:val="005C7653"/>
    <w:rsid w:val="005C7E70"/>
    <w:rsid w:val="005D00C1"/>
    <w:rsid w:val="005D337D"/>
    <w:rsid w:val="005D556D"/>
    <w:rsid w:val="005D601F"/>
    <w:rsid w:val="005D6598"/>
    <w:rsid w:val="005D76E5"/>
    <w:rsid w:val="005D7C38"/>
    <w:rsid w:val="005D7F53"/>
    <w:rsid w:val="005E0000"/>
    <w:rsid w:val="005E16C8"/>
    <w:rsid w:val="005E457D"/>
    <w:rsid w:val="005E4FA8"/>
    <w:rsid w:val="005E73E5"/>
    <w:rsid w:val="005F087B"/>
    <w:rsid w:val="005F3C91"/>
    <w:rsid w:val="005F40CF"/>
    <w:rsid w:val="005F47E5"/>
    <w:rsid w:val="005F690D"/>
    <w:rsid w:val="005F7C2E"/>
    <w:rsid w:val="005F7E27"/>
    <w:rsid w:val="00603186"/>
    <w:rsid w:val="006067A2"/>
    <w:rsid w:val="00610794"/>
    <w:rsid w:val="006117BE"/>
    <w:rsid w:val="00615398"/>
    <w:rsid w:val="00616271"/>
    <w:rsid w:val="00616888"/>
    <w:rsid w:val="00622620"/>
    <w:rsid w:val="006252BA"/>
    <w:rsid w:val="00633123"/>
    <w:rsid w:val="006336B1"/>
    <w:rsid w:val="00633CBB"/>
    <w:rsid w:val="0063642C"/>
    <w:rsid w:val="00637BC9"/>
    <w:rsid w:val="00641884"/>
    <w:rsid w:val="00641D97"/>
    <w:rsid w:val="00642656"/>
    <w:rsid w:val="0064362D"/>
    <w:rsid w:val="00647F8E"/>
    <w:rsid w:val="00651203"/>
    <w:rsid w:val="00651731"/>
    <w:rsid w:val="00653419"/>
    <w:rsid w:val="006543A2"/>
    <w:rsid w:val="0065521A"/>
    <w:rsid w:val="00655927"/>
    <w:rsid w:val="00655E9A"/>
    <w:rsid w:val="0065662F"/>
    <w:rsid w:val="006626E9"/>
    <w:rsid w:val="00663CFA"/>
    <w:rsid w:val="00663D67"/>
    <w:rsid w:val="006647B3"/>
    <w:rsid w:val="00664F16"/>
    <w:rsid w:val="0066504A"/>
    <w:rsid w:val="00665DD6"/>
    <w:rsid w:val="00671C86"/>
    <w:rsid w:val="00675335"/>
    <w:rsid w:val="0067593D"/>
    <w:rsid w:val="00680EAF"/>
    <w:rsid w:val="00681A92"/>
    <w:rsid w:val="0068371D"/>
    <w:rsid w:val="006848DD"/>
    <w:rsid w:val="00690639"/>
    <w:rsid w:val="006931F9"/>
    <w:rsid w:val="00696B5A"/>
    <w:rsid w:val="006A0387"/>
    <w:rsid w:val="006A13DA"/>
    <w:rsid w:val="006A1455"/>
    <w:rsid w:val="006A1BEE"/>
    <w:rsid w:val="006A2EC9"/>
    <w:rsid w:val="006A332A"/>
    <w:rsid w:val="006A438F"/>
    <w:rsid w:val="006A57B6"/>
    <w:rsid w:val="006A5DBE"/>
    <w:rsid w:val="006A749C"/>
    <w:rsid w:val="006A7B36"/>
    <w:rsid w:val="006B0FAB"/>
    <w:rsid w:val="006B2F0C"/>
    <w:rsid w:val="006B3071"/>
    <w:rsid w:val="006B462D"/>
    <w:rsid w:val="006B6E4D"/>
    <w:rsid w:val="006B7BFC"/>
    <w:rsid w:val="006C698A"/>
    <w:rsid w:val="006D0505"/>
    <w:rsid w:val="006D1244"/>
    <w:rsid w:val="006D16D6"/>
    <w:rsid w:val="006D1F76"/>
    <w:rsid w:val="006D2C6D"/>
    <w:rsid w:val="006D3021"/>
    <w:rsid w:val="006D645E"/>
    <w:rsid w:val="006E155C"/>
    <w:rsid w:val="006E173A"/>
    <w:rsid w:val="006E1906"/>
    <w:rsid w:val="006E1A18"/>
    <w:rsid w:val="006E3075"/>
    <w:rsid w:val="006E4102"/>
    <w:rsid w:val="006E5A8F"/>
    <w:rsid w:val="006F0560"/>
    <w:rsid w:val="006F27BA"/>
    <w:rsid w:val="006F3E11"/>
    <w:rsid w:val="006F4A41"/>
    <w:rsid w:val="006F6A41"/>
    <w:rsid w:val="007000B3"/>
    <w:rsid w:val="007008FA"/>
    <w:rsid w:val="00702CCF"/>
    <w:rsid w:val="007052DC"/>
    <w:rsid w:val="0070536A"/>
    <w:rsid w:val="00705883"/>
    <w:rsid w:val="00706F23"/>
    <w:rsid w:val="00707719"/>
    <w:rsid w:val="00707EDB"/>
    <w:rsid w:val="0071767B"/>
    <w:rsid w:val="00717A99"/>
    <w:rsid w:val="007210C5"/>
    <w:rsid w:val="0072157D"/>
    <w:rsid w:val="00722CC7"/>
    <w:rsid w:val="00727106"/>
    <w:rsid w:val="00730594"/>
    <w:rsid w:val="00730790"/>
    <w:rsid w:val="00730C6B"/>
    <w:rsid w:val="00736C2F"/>
    <w:rsid w:val="00736D53"/>
    <w:rsid w:val="007378FB"/>
    <w:rsid w:val="007406AF"/>
    <w:rsid w:val="00741E92"/>
    <w:rsid w:val="007428F5"/>
    <w:rsid w:val="00744D9D"/>
    <w:rsid w:val="00745791"/>
    <w:rsid w:val="00753D70"/>
    <w:rsid w:val="00761AAD"/>
    <w:rsid w:val="00761B66"/>
    <w:rsid w:val="00762EAA"/>
    <w:rsid w:val="007639C2"/>
    <w:rsid w:val="00765A1A"/>
    <w:rsid w:val="00765B68"/>
    <w:rsid w:val="00765F88"/>
    <w:rsid w:val="007703B8"/>
    <w:rsid w:val="00772C26"/>
    <w:rsid w:val="00775DF1"/>
    <w:rsid w:val="00776391"/>
    <w:rsid w:val="00781C9E"/>
    <w:rsid w:val="00782B8F"/>
    <w:rsid w:val="00784E96"/>
    <w:rsid w:val="007868BC"/>
    <w:rsid w:val="00786BC1"/>
    <w:rsid w:val="00787844"/>
    <w:rsid w:val="00790558"/>
    <w:rsid w:val="00791CE5"/>
    <w:rsid w:val="007920A8"/>
    <w:rsid w:val="007924E1"/>
    <w:rsid w:val="007930CE"/>
    <w:rsid w:val="007936F5"/>
    <w:rsid w:val="00793D21"/>
    <w:rsid w:val="007954F1"/>
    <w:rsid w:val="007958B1"/>
    <w:rsid w:val="00796492"/>
    <w:rsid w:val="00796608"/>
    <w:rsid w:val="007A141E"/>
    <w:rsid w:val="007A1C81"/>
    <w:rsid w:val="007A283D"/>
    <w:rsid w:val="007A4BAF"/>
    <w:rsid w:val="007A5B04"/>
    <w:rsid w:val="007A6694"/>
    <w:rsid w:val="007B07B7"/>
    <w:rsid w:val="007B52FB"/>
    <w:rsid w:val="007B53DE"/>
    <w:rsid w:val="007C0A20"/>
    <w:rsid w:val="007C0FCF"/>
    <w:rsid w:val="007C1290"/>
    <w:rsid w:val="007C14FC"/>
    <w:rsid w:val="007C19E2"/>
    <w:rsid w:val="007C424D"/>
    <w:rsid w:val="007D38AB"/>
    <w:rsid w:val="007D53D5"/>
    <w:rsid w:val="007D54BF"/>
    <w:rsid w:val="007D59E1"/>
    <w:rsid w:val="007D68C0"/>
    <w:rsid w:val="007E02E1"/>
    <w:rsid w:val="007E166F"/>
    <w:rsid w:val="007E1CC2"/>
    <w:rsid w:val="007E7E6A"/>
    <w:rsid w:val="007F1B9F"/>
    <w:rsid w:val="007F375C"/>
    <w:rsid w:val="007F686D"/>
    <w:rsid w:val="007F6A78"/>
    <w:rsid w:val="007F75A1"/>
    <w:rsid w:val="00801845"/>
    <w:rsid w:val="00801E36"/>
    <w:rsid w:val="00802853"/>
    <w:rsid w:val="008060BB"/>
    <w:rsid w:val="0081040B"/>
    <w:rsid w:val="00810805"/>
    <w:rsid w:val="008109EB"/>
    <w:rsid w:val="00810C51"/>
    <w:rsid w:val="008131DF"/>
    <w:rsid w:val="00815AF4"/>
    <w:rsid w:val="00815E61"/>
    <w:rsid w:val="00816CC6"/>
    <w:rsid w:val="00817553"/>
    <w:rsid w:val="0082005B"/>
    <w:rsid w:val="008200A9"/>
    <w:rsid w:val="00820BFF"/>
    <w:rsid w:val="00823159"/>
    <w:rsid w:val="008239DA"/>
    <w:rsid w:val="00823AAC"/>
    <w:rsid w:val="00823B21"/>
    <w:rsid w:val="00825C28"/>
    <w:rsid w:val="00826605"/>
    <w:rsid w:val="0082693C"/>
    <w:rsid w:val="00831457"/>
    <w:rsid w:val="00831E99"/>
    <w:rsid w:val="0083203D"/>
    <w:rsid w:val="00832C83"/>
    <w:rsid w:val="00835A13"/>
    <w:rsid w:val="008406CD"/>
    <w:rsid w:val="00842A3E"/>
    <w:rsid w:val="00842A97"/>
    <w:rsid w:val="00842DDC"/>
    <w:rsid w:val="008433E6"/>
    <w:rsid w:val="00845255"/>
    <w:rsid w:val="00846D00"/>
    <w:rsid w:val="008525B5"/>
    <w:rsid w:val="008530D6"/>
    <w:rsid w:val="00855D8E"/>
    <w:rsid w:val="008565D7"/>
    <w:rsid w:val="0086164D"/>
    <w:rsid w:val="00863994"/>
    <w:rsid w:val="008662A6"/>
    <w:rsid w:val="008668B6"/>
    <w:rsid w:val="008805D0"/>
    <w:rsid w:val="00883F35"/>
    <w:rsid w:val="0088468E"/>
    <w:rsid w:val="00885561"/>
    <w:rsid w:val="00887CC6"/>
    <w:rsid w:val="008907C5"/>
    <w:rsid w:val="008914E7"/>
    <w:rsid w:val="0089610E"/>
    <w:rsid w:val="008A084C"/>
    <w:rsid w:val="008A166C"/>
    <w:rsid w:val="008A35E9"/>
    <w:rsid w:val="008A36A6"/>
    <w:rsid w:val="008A59BD"/>
    <w:rsid w:val="008A7344"/>
    <w:rsid w:val="008A79AA"/>
    <w:rsid w:val="008A7D01"/>
    <w:rsid w:val="008B3512"/>
    <w:rsid w:val="008B7723"/>
    <w:rsid w:val="008B7896"/>
    <w:rsid w:val="008B7D87"/>
    <w:rsid w:val="008C06E7"/>
    <w:rsid w:val="008C2E0C"/>
    <w:rsid w:val="008C48D4"/>
    <w:rsid w:val="008C5F89"/>
    <w:rsid w:val="008D7268"/>
    <w:rsid w:val="008E0BEA"/>
    <w:rsid w:val="008E224F"/>
    <w:rsid w:val="008E3F62"/>
    <w:rsid w:val="008E409A"/>
    <w:rsid w:val="008E41BE"/>
    <w:rsid w:val="008E5ECD"/>
    <w:rsid w:val="008F0EA1"/>
    <w:rsid w:val="008F1576"/>
    <w:rsid w:val="008F1BD2"/>
    <w:rsid w:val="008F2708"/>
    <w:rsid w:val="008F4BE6"/>
    <w:rsid w:val="008F6161"/>
    <w:rsid w:val="009043C4"/>
    <w:rsid w:val="0091075C"/>
    <w:rsid w:val="00910808"/>
    <w:rsid w:val="00910A65"/>
    <w:rsid w:val="009148D3"/>
    <w:rsid w:val="0091505A"/>
    <w:rsid w:val="00915E2D"/>
    <w:rsid w:val="00916146"/>
    <w:rsid w:val="00917F14"/>
    <w:rsid w:val="00920137"/>
    <w:rsid w:val="009206A5"/>
    <w:rsid w:val="00920CE2"/>
    <w:rsid w:val="0092770C"/>
    <w:rsid w:val="00927809"/>
    <w:rsid w:val="00930879"/>
    <w:rsid w:val="00934F5F"/>
    <w:rsid w:val="00937C10"/>
    <w:rsid w:val="00937F16"/>
    <w:rsid w:val="00940DA4"/>
    <w:rsid w:val="00941605"/>
    <w:rsid w:val="00941DAE"/>
    <w:rsid w:val="00945AC7"/>
    <w:rsid w:val="00946018"/>
    <w:rsid w:val="009538FB"/>
    <w:rsid w:val="00954252"/>
    <w:rsid w:val="009556F5"/>
    <w:rsid w:val="009566F1"/>
    <w:rsid w:val="0095729E"/>
    <w:rsid w:val="00960165"/>
    <w:rsid w:val="009619D7"/>
    <w:rsid w:val="0096307C"/>
    <w:rsid w:val="0096366F"/>
    <w:rsid w:val="009652C3"/>
    <w:rsid w:val="00965860"/>
    <w:rsid w:val="009707A0"/>
    <w:rsid w:val="00970B63"/>
    <w:rsid w:val="0097184D"/>
    <w:rsid w:val="00973AD3"/>
    <w:rsid w:val="0097411A"/>
    <w:rsid w:val="0097493A"/>
    <w:rsid w:val="00980261"/>
    <w:rsid w:val="00980E54"/>
    <w:rsid w:val="00981122"/>
    <w:rsid w:val="00983B42"/>
    <w:rsid w:val="0098404E"/>
    <w:rsid w:val="00986B0E"/>
    <w:rsid w:val="0099148A"/>
    <w:rsid w:val="00993DD8"/>
    <w:rsid w:val="00994B17"/>
    <w:rsid w:val="0099543B"/>
    <w:rsid w:val="009964B9"/>
    <w:rsid w:val="009A14F4"/>
    <w:rsid w:val="009A17B4"/>
    <w:rsid w:val="009A203C"/>
    <w:rsid w:val="009A2C9D"/>
    <w:rsid w:val="009A5475"/>
    <w:rsid w:val="009B06F2"/>
    <w:rsid w:val="009B2F6A"/>
    <w:rsid w:val="009B4608"/>
    <w:rsid w:val="009B5AE9"/>
    <w:rsid w:val="009B5DD3"/>
    <w:rsid w:val="009B5ED4"/>
    <w:rsid w:val="009B73B0"/>
    <w:rsid w:val="009C07C7"/>
    <w:rsid w:val="009C1355"/>
    <w:rsid w:val="009C4C72"/>
    <w:rsid w:val="009C7809"/>
    <w:rsid w:val="009D0485"/>
    <w:rsid w:val="009D116C"/>
    <w:rsid w:val="009D2003"/>
    <w:rsid w:val="009D2641"/>
    <w:rsid w:val="009D2A75"/>
    <w:rsid w:val="009D41EB"/>
    <w:rsid w:val="009D4A0C"/>
    <w:rsid w:val="009D51C3"/>
    <w:rsid w:val="009D5533"/>
    <w:rsid w:val="009D7337"/>
    <w:rsid w:val="009E2E21"/>
    <w:rsid w:val="009E3C40"/>
    <w:rsid w:val="009E3D16"/>
    <w:rsid w:val="009E4178"/>
    <w:rsid w:val="009E616E"/>
    <w:rsid w:val="009F2083"/>
    <w:rsid w:val="009F52DE"/>
    <w:rsid w:val="00A00251"/>
    <w:rsid w:val="00A0091E"/>
    <w:rsid w:val="00A02FAA"/>
    <w:rsid w:val="00A03309"/>
    <w:rsid w:val="00A037D8"/>
    <w:rsid w:val="00A067D5"/>
    <w:rsid w:val="00A06E2B"/>
    <w:rsid w:val="00A103A3"/>
    <w:rsid w:val="00A1156A"/>
    <w:rsid w:val="00A12181"/>
    <w:rsid w:val="00A14343"/>
    <w:rsid w:val="00A152AD"/>
    <w:rsid w:val="00A16090"/>
    <w:rsid w:val="00A2131E"/>
    <w:rsid w:val="00A23688"/>
    <w:rsid w:val="00A23C8A"/>
    <w:rsid w:val="00A24843"/>
    <w:rsid w:val="00A248DF"/>
    <w:rsid w:val="00A266DF"/>
    <w:rsid w:val="00A27ACC"/>
    <w:rsid w:val="00A27EB9"/>
    <w:rsid w:val="00A30056"/>
    <w:rsid w:val="00A30571"/>
    <w:rsid w:val="00A3107F"/>
    <w:rsid w:val="00A31083"/>
    <w:rsid w:val="00A32597"/>
    <w:rsid w:val="00A34CF2"/>
    <w:rsid w:val="00A360C2"/>
    <w:rsid w:val="00A36223"/>
    <w:rsid w:val="00A363F5"/>
    <w:rsid w:val="00A42862"/>
    <w:rsid w:val="00A434AE"/>
    <w:rsid w:val="00A45BE2"/>
    <w:rsid w:val="00A46E20"/>
    <w:rsid w:val="00A509BE"/>
    <w:rsid w:val="00A52A0A"/>
    <w:rsid w:val="00A52AE4"/>
    <w:rsid w:val="00A53BAD"/>
    <w:rsid w:val="00A54F73"/>
    <w:rsid w:val="00A60D1F"/>
    <w:rsid w:val="00A63385"/>
    <w:rsid w:val="00A646CA"/>
    <w:rsid w:val="00A64F29"/>
    <w:rsid w:val="00A65330"/>
    <w:rsid w:val="00A705B2"/>
    <w:rsid w:val="00A70657"/>
    <w:rsid w:val="00A7109B"/>
    <w:rsid w:val="00A71C91"/>
    <w:rsid w:val="00A75367"/>
    <w:rsid w:val="00A76706"/>
    <w:rsid w:val="00A77384"/>
    <w:rsid w:val="00A80175"/>
    <w:rsid w:val="00A80359"/>
    <w:rsid w:val="00A80F99"/>
    <w:rsid w:val="00A85552"/>
    <w:rsid w:val="00A85E0F"/>
    <w:rsid w:val="00A9043C"/>
    <w:rsid w:val="00A90A29"/>
    <w:rsid w:val="00A91A3F"/>
    <w:rsid w:val="00A941D5"/>
    <w:rsid w:val="00A96C1B"/>
    <w:rsid w:val="00A979CF"/>
    <w:rsid w:val="00AA1AE6"/>
    <w:rsid w:val="00AA4FA8"/>
    <w:rsid w:val="00AA6AA2"/>
    <w:rsid w:val="00AB1BB1"/>
    <w:rsid w:val="00AB3384"/>
    <w:rsid w:val="00AB3E13"/>
    <w:rsid w:val="00AC0622"/>
    <w:rsid w:val="00AC1437"/>
    <w:rsid w:val="00AC14E6"/>
    <w:rsid w:val="00AC5CFD"/>
    <w:rsid w:val="00AC6BDE"/>
    <w:rsid w:val="00AC6D1A"/>
    <w:rsid w:val="00AD1CA9"/>
    <w:rsid w:val="00AD212D"/>
    <w:rsid w:val="00AD3779"/>
    <w:rsid w:val="00AD3E24"/>
    <w:rsid w:val="00AD413D"/>
    <w:rsid w:val="00AD41B0"/>
    <w:rsid w:val="00AD6BD8"/>
    <w:rsid w:val="00AD6F1A"/>
    <w:rsid w:val="00AD7120"/>
    <w:rsid w:val="00AE150B"/>
    <w:rsid w:val="00AE1FFD"/>
    <w:rsid w:val="00AE44F1"/>
    <w:rsid w:val="00AE56C9"/>
    <w:rsid w:val="00AE695E"/>
    <w:rsid w:val="00AE7110"/>
    <w:rsid w:val="00AE7C72"/>
    <w:rsid w:val="00AF12C5"/>
    <w:rsid w:val="00AF21E2"/>
    <w:rsid w:val="00AF4EAA"/>
    <w:rsid w:val="00AF5C56"/>
    <w:rsid w:val="00AF6C24"/>
    <w:rsid w:val="00B008BD"/>
    <w:rsid w:val="00B0281C"/>
    <w:rsid w:val="00B04130"/>
    <w:rsid w:val="00B0754E"/>
    <w:rsid w:val="00B07BB3"/>
    <w:rsid w:val="00B1180E"/>
    <w:rsid w:val="00B14B10"/>
    <w:rsid w:val="00B159EB"/>
    <w:rsid w:val="00B15F7E"/>
    <w:rsid w:val="00B17B23"/>
    <w:rsid w:val="00B201FC"/>
    <w:rsid w:val="00B2178F"/>
    <w:rsid w:val="00B2276C"/>
    <w:rsid w:val="00B24063"/>
    <w:rsid w:val="00B24261"/>
    <w:rsid w:val="00B30A68"/>
    <w:rsid w:val="00B30F39"/>
    <w:rsid w:val="00B33C50"/>
    <w:rsid w:val="00B34989"/>
    <w:rsid w:val="00B36FC7"/>
    <w:rsid w:val="00B40BB9"/>
    <w:rsid w:val="00B45D1A"/>
    <w:rsid w:val="00B46C88"/>
    <w:rsid w:val="00B52218"/>
    <w:rsid w:val="00B55310"/>
    <w:rsid w:val="00B628E5"/>
    <w:rsid w:val="00B644F0"/>
    <w:rsid w:val="00B646D7"/>
    <w:rsid w:val="00B65DEA"/>
    <w:rsid w:val="00B66B34"/>
    <w:rsid w:val="00B66F35"/>
    <w:rsid w:val="00B71E79"/>
    <w:rsid w:val="00B73858"/>
    <w:rsid w:val="00B743BC"/>
    <w:rsid w:val="00B80706"/>
    <w:rsid w:val="00B81932"/>
    <w:rsid w:val="00B823C7"/>
    <w:rsid w:val="00B823FC"/>
    <w:rsid w:val="00B82698"/>
    <w:rsid w:val="00B837C4"/>
    <w:rsid w:val="00B83831"/>
    <w:rsid w:val="00B85BF0"/>
    <w:rsid w:val="00B85D34"/>
    <w:rsid w:val="00B8641C"/>
    <w:rsid w:val="00B9026F"/>
    <w:rsid w:val="00B9258C"/>
    <w:rsid w:val="00B9435E"/>
    <w:rsid w:val="00B97513"/>
    <w:rsid w:val="00BA0041"/>
    <w:rsid w:val="00BA1267"/>
    <w:rsid w:val="00BA2B86"/>
    <w:rsid w:val="00BA546E"/>
    <w:rsid w:val="00BB0DC6"/>
    <w:rsid w:val="00BB2833"/>
    <w:rsid w:val="00BB3853"/>
    <w:rsid w:val="00BB5CEB"/>
    <w:rsid w:val="00BB7034"/>
    <w:rsid w:val="00BB71C8"/>
    <w:rsid w:val="00BB739F"/>
    <w:rsid w:val="00BC007F"/>
    <w:rsid w:val="00BC349B"/>
    <w:rsid w:val="00BD289E"/>
    <w:rsid w:val="00BD2985"/>
    <w:rsid w:val="00BD34C5"/>
    <w:rsid w:val="00BD7DB9"/>
    <w:rsid w:val="00BD7F79"/>
    <w:rsid w:val="00BE0206"/>
    <w:rsid w:val="00BE0C66"/>
    <w:rsid w:val="00BE44DF"/>
    <w:rsid w:val="00BE482F"/>
    <w:rsid w:val="00BE6446"/>
    <w:rsid w:val="00BE6F3D"/>
    <w:rsid w:val="00BE77CB"/>
    <w:rsid w:val="00BF38F0"/>
    <w:rsid w:val="00BF4606"/>
    <w:rsid w:val="00BF52CB"/>
    <w:rsid w:val="00BF706A"/>
    <w:rsid w:val="00BF734D"/>
    <w:rsid w:val="00C00875"/>
    <w:rsid w:val="00C01A47"/>
    <w:rsid w:val="00C022F8"/>
    <w:rsid w:val="00C02A3A"/>
    <w:rsid w:val="00C0344A"/>
    <w:rsid w:val="00C064F2"/>
    <w:rsid w:val="00C1098F"/>
    <w:rsid w:val="00C12AE7"/>
    <w:rsid w:val="00C12CA6"/>
    <w:rsid w:val="00C12D0F"/>
    <w:rsid w:val="00C157DD"/>
    <w:rsid w:val="00C163CE"/>
    <w:rsid w:val="00C22FDA"/>
    <w:rsid w:val="00C2378C"/>
    <w:rsid w:val="00C23C13"/>
    <w:rsid w:val="00C247BE"/>
    <w:rsid w:val="00C264AC"/>
    <w:rsid w:val="00C26C07"/>
    <w:rsid w:val="00C30E0C"/>
    <w:rsid w:val="00C32C93"/>
    <w:rsid w:val="00C34D7A"/>
    <w:rsid w:val="00C35364"/>
    <w:rsid w:val="00C36045"/>
    <w:rsid w:val="00C409F2"/>
    <w:rsid w:val="00C42337"/>
    <w:rsid w:val="00C4305C"/>
    <w:rsid w:val="00C44FE2"/>
    <w:rsid w:val="00C464C7"/>
    <w:rsid w:val="00C46902"/>
    <w:rsid w:val="00C47DAF"/>
    <w:rsid w:val="00C502BE"/>
    <w:rsid w:val="00C50C08"/>
    <w:rsid w:val="00C5250B"/>
    <w:rsid w:val="00C53E56"/>
    <w:rsid w:val="00C5426B"/>
    <w:rsid w:val="00C54634"/>
    <w:rsid w:val="00C5572D"/>
    <w:rsid w:val="00C60AEC"/>
    <w:rsid w:val="00C61A91"/>
    <w:rsid w:val="00C61AA7"/>
    <w:rsid w:val="00C62E45"/>
    <w:rsid w:val="00C63035"/>
    <w:rsid w:val="00C6490D"/>
    <w:rsid w:val="00C65B56"/>
    <w:rsid w:val="00C670FF"/>
    <w:rsid w:val="00C7100D"/>
    <w:rsid w:val="00C7101D"/>
    <w:rsid w:val="00C717E6"/>
    <w:rsid w:val="00C71D06"/>
    <w:rsid w:val="00C72C17"/>
    <w:rsid w:val="00C75539"/>
    <w:rsid w:val="00C7657D"/>
    <w:rsid w:val="00C77325"/>
    <w:rsid w:val="00C77F33"/>
    <w:rsid w:val="00C8088F"/>
    <w:rsid w:val="00C80EFE"/>
    <w:rsid w:val="00C81028"/>
    <w:rsid w:val="00C82F1B"/>
    <w:rsid w:val="00C83C8B"/>
    <w:rsid w:val="00C87914"/>
    <w:rsid w:val="00C907B4"/>
    <w:rsid w:val="00C90C1B"/>
    <w:rsid w:val="00C90C7F"/>
    <w:rsid w:val="00C91043"/>
    <w:rsid w:val="00C92A41"/>
    <w:rsid w:val="00C93C2A"/>
    <w:rsid w:val="00C9596E"/>
    <w:rsid w:val="00C96CF3"/>
    <w:rsid w:val="00CA141B"/>
    <w:rsid w:val="00CA1945"/>
    <w:rsid w:val="00CA3D30"/>
    <w:rsid w:val="00CA5F1A"/>
    <w:rsid w:val="00CA6C68"/>
    <w:rsid w:val="00CA7051"/>
    <w:rsid w:val="00CB042E"/>
    <w:rsid w:val="00CB06C0"/>
    <w:rsid w:val="00CB0C63"/>
    <w:rsid w:val="00CB2D12"/>
    <w:rsid w:val="00CB4889"/>
    <w:rsid w:val="00CB51B1"/>
    <w:rsid w:val="00CB5DBB"/>
    <w:rsid w:val="00CC0EBA"/>
    <w:rsid w:val="00CC3296"/>
    <w:rsid w:val="00CC3308"/>
    <w:rsid w:val="00CC57AA"/>
    <w:rsid w:val="00CC6F64"/>
    <w:rsid w:val="00CC7139"/>
    <w:rsid w:val="00CC78D2"/>
    <w:rsid w:val="00CD0961"/>
    <w:rsid w:val="00CD2BEC"/>
    <w:rsid w:val="00CD55B3"/>
    <w:rsid w:val="00CD6172"/>
    <w:rsid w:val="00CE1B7B"/>
    <w:rsid w:val="00CE4A8B"/>
    <w:rsid w:val="00CE7AB1"/>
    <w:rsid w:val="00CF2FA0"/>
    <w:rsid w:val="00CF308C"/>
    <w:rsid w:val="00CF5E2F"/>
    <w:rsid w:val="00CF7230"/>
    <w:rsid w:val="00CF7881"/>
    <w:rsid w:val="00D00893"/>
    <w:rsid w:val="00D0525C"/>
    <w:rsid w:val="00D056AC"/>
    <w:rsid w:val="00D11AF5"/>
    <w:rsid w:val="00D12722"/>
    <w:rsid w:val="00D12B27"/>
    <w:rsid w:val="00D161B0"/>
    <w:rsid w:val="00D17D37"/>
    <w:rsid w:val="00D207CB"/>
    <w:rsid w:val="00D2162F"/>
    <w:rsid w:val="00D2228A"/>
    <w:rsid w:val="00D2691D"/>
    <w:rsid w:val="00D27F4A"/>
    <w:rsid w:val="00D301FB"/>
    <w:rsid w:val="00D334DD"/>
    <w:rsid w:val="00D3700F"/>
    <w:rsid w:val="00D408E0"/>
    <w:rsid w:val="00D42CC4"/>
    <w:rsid w:val="00D438EC"/>
    <w:rsid w:val="00D465A8"/>
    <w:rsid w:val="00D50939"/>
    <w:rsid w:val="00D5229F"/>
    <w:rsid w:val="00D539FB"/>
    <w:rsid w:val="00D54FFB"/>
    <w:rsid w:val="00D60A3A"/>
    <w:rsid w:val="00D619D3"/>
    <w:rsid w:val="00D61A07"/>
    <w:rsid w:val="00D64285"/>
    <w:rsid w:val="00D67449"/>
    <w:rsid w:val="00D7005F"/>
    <w:rsid w:val="00D7180C"/>
    <w:rsid w:val="00D73717"/>
    <w:rsid w:val="00D73C69"/>
    <w:rsid w:val="00D76BD2"/>
    <w:rsid w:val="00D776BD"/>
    <w:rsid w:val="00D8209C"/>
    <w:rsid w:val="00D82118"/>
    <w:rsid w:val="00D84349"/>
    <w:rsid w:val="00D8683A"/>
    <w:rsid w:val="00D903B6"/>
    <w:rsid w:val="00D927FC"/>
    <w:rsid w:val="00D96544"/>
    <w:rsid w:val="00D9783D"/>
    <w:rsid w:val="00DA119A"/>
    <w:rsid w:val="00DA18F7"/>
    <w:rsid w:val="00DA342C"/>
    <w:rsid w:val="00DA37C9"/>
    <w:rsid w:val="00DA6F1C"/>
    <w:rsid w:val="00DA73EF"/>
    <w:rsid w:val="00DB3727"/>
    <w:rsid w:val="00DB45A4"/>
    <w:rsid w:val="00DB6BF4"/>
    <w:rsid w:val="00DB731F"/>
    <w:rsid w:val="00DB7923"/>
    <w:rsid w:val="00DC27A8"/>
    <w:rsid w:val="00DC3A56"/>
    <w:rsid w:val="00DC3DF3"/>
    <w:rsid w:val="00DC706D"/>
    <w:rsid w:val="00DD2F77"/>
    <w:rsid w:val="00DD749C"/>
    <w:rsid w:val="00DE00AF"/>
    <w:rsid w:val="00DE33B5"/>
    <w:rsid w:val="00DE3D45"/>
    <w:rsid w:val="00DE5D04"/>
    <w:rsid w:val="00DE5FB0"/>
    <w:rsid w:val="00DF07CB"/>
    <w:rsid w:val="00DF0DDB"/>
    <w:rsid w:val="00DF2866"/>
    <w:rsid w:val="00DF44C9"/>
    <w:rsid w:val="00DF4CD6"/>
    <w:rsid w:val="00E00509"/>
    <w:rsid w:val="00E0243D"/>
    <w:rsid w:val="00E03D81"/>
    <w:rsid w:val="00E03F2D"/>
    <w:rsid w:val="00E06F4C"/>
    <w:rsid w:val="00E07FB8"/>
    <w:rsid w:val="00E117F5"/>
    <w:rsid w:val="00E14615"/>
    <w:rsid w:val="00E1487E"/>
    <w:rsid w:val="00E14DE9"/>
    <w:rsid w:val="00E17189"/>
    <w:rsid w:val="00E17DF4"/>
    <w:rsid w:val="00E20BB5"/>
    <w:rsid w:val="00E23006"/>
    <w:rsid w:val="00E24406"/>
    <w:rsid w:val="00E35ECC"/>
    <w:rsid w:val="00E36136"/>
    <w:rsid w:val="00E3676C"/>
    <w:rsid w:val="00E36F89"/>
    <w:rsid w:val="00E41D2E"/>
    <w:rsid w:val="00E4323B"/>
    <w:rsid w:val="00E43904"/>
    <w:rsid w:val="00E45779"/>
    <w:rsid w:val="00E45818"/>
    <w:rsid w:val="00E467E2"/>
    <w:rsid w:val="00E47080"/>
    <w:rsid w:val="00E513C4"/>
    <w:rsid w:val="00E538B1"/>
    <w:rsid w:val="00E543BA"/>
    <w:rsid w:val="00E57254"/>
    <w:rsid w:val="00E61426"/>
    <w:rsid w:val="00E61E37"/>
    <w:rsid w:val="00E62565"/>
    <w:rsid w:val="00E63266"/>
    <w:rsid w:val="00E64175"/>
    <w:rsid w:val="00E662BC"/>
    <w:rsid w:val="00E67A83"/>
    <w:rsid w:val="00E7024E"/>
    <w:rsid w:val="00E71761"/>
    <w:rsid w:val="00E71C13"/>
    <w:rsid w:val="00E7400B"/>
    <w:rsid w:val="00E8122A"/>
    <w:rsid w:val="00E824CF"/>
    <w:rsid w:val="00E83859"/>
    <w:rsid w:val="00E863BE"/>
    <w:rsid w:val="00E8651F"/>
    <w:rsid w:val="00E86676"/>
    <w:rsid w:val="00E910A7"/>
    <w:rsid w:val="00E921A6"/>
    <w:rsid w:val="00E936BE"/>
    <w:rsid w:val="00E96B2D"/>
    <w:rsid w:val="00EA2A14"/>
    <w:rsid w:val="00EA508F"/>
    <w:rsid w:val="00EA545A"/>
    <w:rsid w:val="00EA6EFF"/>
    <w:rsid w:val="00EB0044"/>
    <w:rsid w:val="00EB02E6"/>
    <w:rsid w:val="00EB0FB8"/>
    <w:rsid w:val="00EB28A2"/>
    <w:rsid w:val="00EB4449"/>
    <w:rsid w:val="00EB4E0C"/>
    <w:rsid w:val="00EB594C"/>
    <w:rsid w:val="00EB677A"/>
    <w:rsid w:val="00EC247C"/>
    <w:rsid w:val="00EC43F3"/>
    <w:rsid w:val="00EC7705"/>
    <w:rsid w:val="00ED0FE7"/>
    <w:rsid w:val="00ED1B68"/>
    <w:rsid w:val="00ED3156"/>
    <w:rsid w:val="00ED6068"/>
    <w:rsid w:val="00ED74B7"/>
    <w:rsid w:val="00EE0FE8"/>
    <w:rsid w:val="00EE4975"/>
    <w:rsid w:val="00EE5749"/>
    <w:rsid w:val="00EE669B"/>
    <w:rsid w:val="00EF49A9"/>
    <w:rsid w:val="00EF7CB1"/>
    <w:rsid w:val="00F03C71"/>
    <w:rsid w:val="00F058BF"/>
    <w:rsid w:val="00F108BE"/>
    <w:rsid w:val="00F10A6A"/>
    <w:rsid w:val="00F115DC"/>
    <w:rsid w:val="00F11E73"/>
    <w:rsid w:val="00F14122"/>
    <w:rsid w:val="00F15215"/>
    <w:rsid w:val="00F15AF1"/>
    <w:rsid w:val="00F15FD9"/>
    <w:rsid w:val="00F1622C"/>
    <w:rsid w:val="00F22963"/>
    <w:rsid w:val="00F23B94"/>
    <w:rsid w:val="00F26B02"/>
    <w:rsid w:val="00F2765D"/>
    <w:rsid w:val="00F30637"/>
    <w:rsid w:val="00F30AF3"/>
    <w:rsid w:val="00F31A52"/>
    <w:rsid w:val="00F3205E"/>
    <w:rsid w:val="00F3261D"/>
    <w:rsid w:val="00F33FF6"/>
    <w:rsid w:val="00F358F0"/>
    <w:rsid w:val="00F37D8F"/>
    <w:rsid w:val="00F41C39"/>
    <w:rsid w:val="00F42638"/>
    <w:rsid w:val="00F42F19"/>
    <w:rsid w:val="00F4416B"/>
    <w:rsid w:val="00F4776F"/>
    <w:rsid w:val="00F5125D"/>
    <w:rsid w:val="00F5141E"/>
    <w:rsid w:val="00F516C6"/>
    <w:rsid w:val="00F51F00"/>
    <w:rsid w:val="00F521AD"/>
    <w:rsid w:val="00F527DB"/>
    <w:rsid w:val="00F54444"/>
    <w:rsid w:val="00F55D7E"/>
    <w:rsid w:val="00F60896"/>
    <w:rsid w:val="00F60BCE"/>
    <w:rsid w:val="00F60F24"/>
    <w:rsid w:val="00F61786"/>
    <w:rsid w:val="00F64576"/>
    <w:rsid w:val="00F65461"/>
    <w:rsid w:val="00F66F10"/>
    <w:rsid w:val="00F67162"/>
    <w:rsid w:val="00F677D6"/>
    <w:rsid w:val="00F678B8"/>
    <w:rsid w:val="00F71888"/>
    <w:rsid w:val="00F71A90"/>
    <w:rsid w:val="00F72276"/>
    <w:rsid w:val="00F76FD6"/>
    <w:rsid w:val="00F77223"/>
    <w:rsid w:val="00F7738C"/>
    <w:rsid w:val="00F812A5"/>
    <w:rsid w:val="00F81C87"/>
    <w:rsid w:val="00F82270"/>
    <w:rsid w:val="00F85725"/>
    <w:rsid w:val="00F91D36"/>
    <w:rsid w:val="00F922C7"/>
    <w:rsid w:val="00F92FD7"/>
    <w:rsid w:val="00F93492"/>
    <w:rsid w:val="00FA0F28"/>
    <w:rsid w:val="00FA2E21"/>
    <w:rsid w:val="00FA56C1"/>
    <w:rsid w:val="00FA5823"/>
    <w:rsid w:val="00FA697A"/>
    <w:rsid w:val="00FB363E"/>
    <w:rsid w:val="00FB4249"/>
    <w:rsid w:val="00FB74C7"/>
    <w:rsid w:val="00FB75F4"/>
    <w:rsid w:val="00FC0D3D"/>
    <w:rsid w:val="00FC1061"/>
    <w:rsid w:val="00FC4FAE"/>
    <w:rsid w:val="00FC545A"/>
    <w:rsid w:val="00FC55D1"/>
    <w:rsid w:val="00FC6B52"/>
    <w:rsid w:val="00FC70D3"/>
    <w:rsid w:val="00FC7C05"/>
    <w:rsid w:val="00FC7F23"/>
    <w:rsid w:val="00FD229A"/>
    <w:rsid w:val="00FD2543"/>
    <w:rsid w:val="00FD2C60"/>
    <w:rsid w:val="00FD39BC"/>
    <w:rsid w:val="00FD621D"/>
    <w:rsid w:val="00FE12C3"/>
    <w:rsid w:val="00FE20C0"/>
    <w:rsid w:val="00FE5429"/>
    <w:rsid w:val="00FE5A49"/>
    <w:rsid w:val="00FE6034"/>
    <w:rsid w:val="00FE7B83"/>
    <w:rsid w:val="00FF08FE"/>
    <w:rsid w:val="00FF443C"/>
    <w:rsid w:val="00FF5C3D"/>
    <w:rsid w:val="00FF71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6236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Documentos_1"/>
    <w:qFormat/>
    <w:rsid w:val="00533EF5"/>
    <w:pPr>
      <w:spacing w:after="200" w:line="276" w:lineRule="auto"/>
    </w:pPr>
    <w:rPr>
      <w:rFonts w:ascii="Verdana" w:hAnsi="Verdana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5865F0"/>
    <w:pPr>
      <w:keepNext/>
      <w:pageBreakBefore/>
      <w:widowControl w:val="0"/>
      <w:numPr>
        <w:numId w:val="11"/>
      </w:numPr>
      <w:pBdr>
        <w:bottom w:val="single" w:sz="4" w:space="0" w:color="auto"/>
      </w:pBdr>
      <w:tabs>
        <w:tab w:val="left" w:pos="567"/>
      </w:tabs>
      <w:suppressAutoHyphens/>
      <w:spacing w:before="240" w:after="240" w:line="312" w:lineRule="auto"/>
      <w:outlineLvl w:val="0"/>
    </w:pPr>
    <w:rPr>
      <w:rFonts w:eastAsia="Times New Roman"/>
      <w:b/>
      <w:bCs/>
      <w:color w:val="76923C" w:themeColor="accent3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3509"/>
    <w:pPr>
      <w:keepNext/>
      <w:numPr>
        <w:ilvl w:val="1"/>
        <w:numId w:val="8"/>
      </w:numPr>
      <w:suppressAutoHyphens/>
      <w:spacing w:before="240" w:after="120" w:line="312" w:lineRule="auto"/>
      <w:outlineLvl w:val="1"/>
    </w:pPr>
    <w:rPr>
      <w:rFonts w:eastAsia="Times New Roman"/>
      <w:b/>
      <w:bCs/>
      <w:color w:val="0070C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D3509"/>
    <w:pPr>
      <w:keepNext/>
      <w:keepLines/>
      <w:numPr>
        <w:ilvl w:val="2"/>
        <w:numId w:val="8"/>
      </w:numPr>
      <w:suppressAutoHyphens/>
      <w:spacing w:before="200" w:after="0" w:line="264" w:lineRule="auto"/>
      <w:ind w:left="1072" w:hanging="505"/>
      <w:outlineLvl w:val="2"/>
    </w:pPr>
    <w:rPr>
      <w:rFonts w:eastAsiaTheme="majorEastAsia" w:cstheme="majorBidi"/>
      <w:b/>
      <w:bCs/>
      <w:color w:val="0070C0"/>
      <w:sz w:val="24"/>
      <w:szCs w:val="24"/>
      <w:lang w:eastAsia="es-E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D3509"/>
    <w:pPr>
      <w:keepNext/>
      <w:keepLines/>
      <w:numPr>
        <w:ilvl w:val="3"/>
        <w:numId w:val="8"/>
      </w:numPr>
      <w:suppressAutoHyphens/>
      <w:spacing w:before="200" w:after="0" w:line="264" w:lineRule="auto"/>
      <w:outlineLvl w:val="3"/>
    </w:pPr>
    <w:rPr>
      <w:rFonts w:eastAsiaTheme="majorEastAsia" w:cstheme="majorBidi"/>
      <w:b/>
      <w:bCs/>
      <w:i/>
      <w:iCs/>
      <w:color w:val="0070C0"/>
      <w:lang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502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02BE"/>
  </w:style>
  <w:style w:type="paragraph" w:styleId="Piedepgina">
    <w:name w:val="footer"/>
    <w:basedOn w:val="Normal"/>
    <w:link w:val="PiedepginaCar"/>
    <w:unhideWhenUsed/>
    <w:rsid w:val="00C502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C502BE"/>
  </w:style>
  <w:style w:type="paragraph" w:styleId="Textodeglobo">
    <w:name w:val="Balloon Text"/>
    <w:basedOn w:val="Normal"/>
    <w:link w:val="TextodegloboCar"/>
    <w:uiPriority w:val="99"/>
    <w:semiHidden/>
    <w:unhideWhenUsed/>
    <w:rsid w:val="00C502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C502B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qFormat/>
    <w:rsid w:val="00E61E37"/>
    <w:pPr>
      <w:ind w:left="720"/>
      <w:contextualSpacing/>
    </w:pPr>
  </w:style>
  <w:style w:type="character" w:styleId="Hipervnculo">
    <w:name w:val="Hyperlink"/>
    <w:uiPriority w:val="99"/>
    <w:unhideWhenUsed/>
    <w:rsid w:val="009E2E21"/>
    <w:rPr>
      <w:color w:val="0000FF"/>
      <w:u w:val="single"/>
    </w:rPr>
  </w:style>
  <w:style w:type="character" w:styleId="Refdecomentario">
    <w:name w:val="annotation reference"/>
    <w:unhideWhenUsed/>
    <w:rsid w:val="009A17B4"/>
    <w:rPr>
      <w:sz w:val="16"/>
      <w:szCs w:val="16"/>
    </w:rPr>
  </w:style>
  <w:style w:type="paragraph" w:styleId="Textocomentario">
    <w:name w:val="annotation text"/>
    <w:basedOn w:val="Normal"/>
    <w:link w:val="TextocomentarioCar"/>
    <w:unhideWhenUsed/>
    <w:rsid w:val="009A17B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link w:val="Textocomentario"/>
    <w:rsid w:val="009A17B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A17B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9A17B4"/>
    <w:rPr>
      <w:b/>
      <w:bCs/>
      <w:sz w:val="20"/>
      <w:szCs w:val="20"/>
    </w:rPr>
  </w:style>
  <w:style w:type="paragraph" w:styleId="Textonotapie">
    <w:name w:val="footnote text"/>
    <w:basedOn w:val="Normal"/>
    <w:link w:val="TextonotapieCar"/>
    <w:unhideWhenUsed/>
    <w:rsid w:val="003D23E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link w:val="Textonotapie"/>
    <w:rsid w:val="003D23E6"/>
    <w:rPr>
      <w:sz w:val="20"/>
      <w:szCs w:val="20"/>
    </w:rPr>
  </w:style>
  <w:style w:type="character" w:styleId="Refdenotaalpie">
    <w:name w:val="footnote reference"/>
    <w:unhideWhenUsed/>
    <w:rsid w:val="003D23E6"/>
    <w:rPr>
      <w:vertAlign w:val="superscript"/>
    </w:rPr>
  </w:style>
  <w:style w:type="character" w:customStyle="1" w:styleId="Ttulo1Car">
    <w:name w:val="Título 1 Car"/>
    <w:link w:val="Ttulo1"/>
    <w:rsid w:val="005865F0"/>
    <w:rPr>
      <w:rFonts w:ascii="Verdana" w:eastAsia="Times New Roman" w:hAnsi="Verdana"/>
      <w:b/>
      <w:bCs/>
      <w:color w:val="76923C" w:themeColor="accent3" w:themeShade="BF"/>
      <w:sz w:val="28"/>
      <w:szCs w:val="28"/>
      <w:lang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BE482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71063"/>
    <w:pPr>
      <w:tabs>
        <w:tab w:val="right" w:leader="dot" w:pos="8494"/>
      </w:tabs>
      <w:spacing w:after="0" w:line="360" w:lineRule="auto"/>
      <w:contextualSpacing/>
    </w:pPr>
    <w:rPr>
      <w:b/>
      <w:szCs w:val="24"/>
    </w:rPr>
  </w:style>
  <w:style w:type="paragraph" w:customStyle="1" w:styleId="Default">
    <w:name w:val="Default"/>
    <w:rsid w:val="00B008BD"/>
    <w:pPr>
      <w:autoSpaceDE w:val="0"/>
      <w:autoSpaceDN w:val="0"/>
      <w:adjustRightInd w:val="0"/>
    </w:pPr>
    <w:rPr>
      <w:rFonts w:cs="Calibri"/>
      <w:color w:val="000000"/>
      <w:sz w:val="24"/>
      <w:szCs w:val="24"/>
      <w:lang w:eastAsia="en-US"/>
    </w:rPr>
  </w:style>
  <w:style w:type="character" w:styleId="Hipervnculovisitado">
    <w:name w:val="FollowedHyperlink"/>
    <w:uiPriority w:val="99"/>
    <w:semiHidden/>
    <w:unhideWhenUsed/>
    <w:rsid w:val="000B1C4C"/>
    <w:rPr>
      <w:color w:val="800080"/>
      <w:u w:val="single"/>
    </w:rPr>
  </w:style>
  <w:style w:type="character" w:customStyle="1" w:styleId="Ttulo2Car">
    <w:name w:val="Título 2 Car"/>
    <w:link w:val="Ttulo2"/>
    <w:uiPriority w:val="9"/>
    <w:rsid w:val="000D3509"/>
    <w:rPr>
      <w:rFonts w:ascii="Verdana" w:eastAsia="Times New Roman" w:hAnsi="Verdana"/>
      <w:b/>
      <w:bCs/>
      <w:color w:val="0070C0"/>
      <w:sz w:val="26"/>
      <w:szCs w:val="26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823B21"/>
    <w:pPr>
      <w:spacing w:after="100"/>
      <w:ind w:left="220"/>
    </w:pPr>
  </w:style>
  <w:style w:type="table" w:styleId="Tablaconcuadrcula">
    <w:name w:val="Table Grid"/>
    <w:basedOn w:val="Tablanormal"/>
    <w:uiPriority w:val="59"/>
    <w:rsid w:val="000D4F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994B17"/>
    <w:rPr>
      <w:sz w:val="22"/>
      <w:szCs w:val="22"/>
      <w:lang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0D3509"/>
    <w:rPr>
      <w:rFonts w:ascii="Verdana" w:eastAsiaTheme="majorEastAsia" w:hAnsi="Verdana" w:cstheme="majorBidi"/>
      <w:b/>
      <w:bCs/>
      <w:color w:val="0070C0"/>
      <w:sz w:val="24"/>
      <w:szCs w:val="24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60D1F"/>
    <w:rPr>
      <w:color w:val="605E5C"/>
      <w:shd w:val="clear" w:color="auto" w:fill="E1DFDD"/>
    </w:rPr>
  </w:style>
  <w:style w:type="paragraph" w:customStyle="1" w:styleId="Prrafobsico">
    <w:name w:val="[Párrafo básico]"/>
    <w:basedOn w:val="Normal"/>
    <w:link w:val="PrrafobsicoCar"/>
    <w:uiPriority w:val="99"/>
    <w:rsid w:val="00E36F89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eastAsiaTheme="minorHAnsi" w:hAnsi="MinionPro-Regular" w:cs="MinionPro-Regular"/>
      <w:color w:val="000000"/>
      <w:sz w:val="24"/>
      <w:szCs w:val="24"/>
      <w:lang w:val="es-ES_tradnl"/>
    </w:rPr>
  </w:style>
  <w:style w:type="paragraph" w:customStyle="1" w:styleId="UAM">
    <w:name w:val="UAM"/>
    <w:basedOn w:val="Normal"/>
    <w:link w:val="UAMCar"/>
    <w:qFormat/>
    <w:rsid w:val="00E36F89"/>
    <w:pPr>
      <w:spacing w:before="120" w:after="120" w:line="288" w:lineRule="auto"/>
    </w:pPr>
    <w:rPr>
      <w:rFonts w:ascii="Calibri" w:hAnsi="Calibri" w:cs="Arial"/>
      <w:color w:val="0077C8"/>
      <w:spacing w:val="1"/>
      <w:sz w:val="32"/>
    </w:rPr>
  </w:style>
  <w:style w:type="character" w:customStyle="1" w:styleId="PrrafobsicoCar">
    <w:name w:val="[Párrafo básico] Car"/>
    <w:basedOn w:val="Fuentedeprrafopredeter"/>
    <w:link w:val="Prrafobsico"/>
    <w:uiPriority w:val="99"/>
    <w:rsid w:val="00E36F89"/>
    <w:rPr>
      <w:rFonts w:ascii="MinionPro-Regular" w:eastAsiaTheme="minorHAnsi" w:hAnsi="MinionPro-Regular" w:cs="MinionPro-Regular"/>
      <w:color w:val="000000"/>
      <w:sz w:val="24"/>
      <w:szCs w:val="24"/>
      <w:lang w:val="es-ES_tradnl" w:eastAsia="en-US"/>
    </w:rPr>
  </w:style>
  <w:style w:type="character" w:customStyle="1" w:styleId="UAMCar">
    <w:name w:val="UAM Car"/>
    <w:basedOn w:val="PrrafobsicoCar"/>
    <w:link w:val="UAM"/>
    <w:rsid w:val="00E36F89"/>
    <w:rPr>
      <w:rFonts w:ascii="MinionPro-Regular" w:eastAsiaTheme="minorHAnsi" w:hAnsi="MinionPro-Regular" w:cs="Arial"/>
      <w:color w:val="0077C8"/>
      <w:spacing w:val="1"/>
      <w:sz w:val="32"/>
      <w:szCs w:val="22"/>
      <w:lang w:val="es-ES_tradnl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0D3509"/>
    <w:rPr>
      <w:rFonts w:ascii="Verdana" w:eastAsiaTheme="majorEastAsia" w:hAnsi="Verdana" w:cstheme="majorBidi"/>
      <w:b/>
      <w:bCs/>
      <w:i/>
      <w:iCs/>
      <w:color w:val="0070C0"/>
      <w:sz w:val="22"/>
      <w:szCs w:val="22"/>
      <w:lang w:eastAsia="ar-SA"/>
    </w:rPr>
  </w:style>
  <w:style w:type="paragraph" w:customStyle="1" w:styleId="Declaracion">
    <w:name w:val="Declaracion"/>
    <w:basedOn w:val="Normal"/>
    <w:rsid w:val="00915E2D"/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</w:pBdr>
      <w:suppressAutoHyphens/>
      <w:autoSpaceDN w:val="0"/>
      <w:spacing w:before="120" w:after="120" w:line="240" w:lineRule="auto"/>
      <w:ind w:left="181" w:right="238"/>
      <w:textAlignment w:val="baseline"/>
    </w:pPr>
    <w:rPr>
      <w:rFonts w:eastAsia="Times New Roman" w:cs="Arial"/>
      <w:bCs/>
      <w:iCs/>
      <w:color w:val="808080"/>
      <w:sz w:val="16"/>
      <w:szCs w:val="16"/>
    </w:rPr>
  </w:style>
  <w:style w:type="paragraph" w:customStyle="1" w:styleId="importante">
    <w:name w:val="importante"/>
    <w:basedOn w:val="Normal"/>
    <w:rsid w:val="004E2B59"/>
    <w:pPr>
      <w:pBdr>
        <w:top w:val="single" w:sz="4" w:space="2" w:color="E1120D"/>
        <w:left w:val="single" w:sz="4" w:space="4" w:color="E1120D"/>
        <w:bottom w:val="single" w:sz="4" w:space="2" w:color="E1120D"/>
        <w:right w:val="single" w:sz="4" w:space="4" w:color="E1120D"/>
      </w:pBdr>
      <w:tabs>
        <w:tab w:val="left" w:pos="7020"/>
      </w:tabs>
      <w:suppressAutoHyphens/>
      <w:spacing w:before="360" w:after="360" w:line="264" w:lineRule="auto"/>
      <w:contextualSpacing/>
    </w:pPr>
    <w:rPr>
      <w:rFonts w:eastAsia="Times New Roman" w:cs="Arial"/>
      <w:szCs w:val="28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4E2B59"/>
    <w:pPr>
      <w:suppressAutoHyphens/>
      <w:spacing w:line="240" w:lineRule="auto"/>
    </w:pPr>
    <w:rPr>
      <w:rFonts w:eastAsiaTheme="minorHAnsi" w:cstheme="minorBidi"/>
      <w:b/>
      <w:bCs/>
      <w:color w:val="4F81BD" w:themeColor="accent1"/>
      <w:sz w:val="18"/>
      <w:szCs w:val="18"/>
    </w:rPr>
  </w:style>
  <w:style w:type="paragraph" w:customStyle="1" w:styleId="Ttulodedocumento">
    <w:name w:val="Título de documento"/>
    <w:basedOn w:val="Normal"/>
    <w:autoRedefine/>
    <w:rsid w:val="00FB4249"/>
    <w:pPr>
      <w:suppressAutoHyphens/>
      <w:autoSpaceDN w:val="0"/>
      <w:spacing w:before="2880" w:after="360" w:line="264" w:lineRule="auto"/>
      <w:jc w:val="center"/>
      <w:textAlignment w:val="baseline"/>
    </w:pPr>
    <w:rPr>
      <w:rFonts w:eastAsia="Times New Roman" w:cs="Arial"/>
      <w:b/>
      <w:caps/>
      <w:color w:val="0070C0"/>
      <w:sz w:val="48"/>
      <w:szCs w:val="48"/>
      <w:lang w:eastAsia="es-ES"/>
    </w:rPr>
  </w:style>
  <w:style w:type="paragraph" w:customStyle="1" w:styleId="INDICE">
    <w:name w:val="INDICE"/>
    <w:basedOn w:val="Normal"/>
    <w:next w:val="Normal"/>
    <w:rsid w:val="001F1406"/>
    <w:pPr>
      <w:pageBreakBefore/>
      <w:widowControl w:val="0"/>
      <w:pBdr>
        <w:bottom w:val="single" w:sz="4" w:space="0" w:color="E1120D"/>
      </w:pBdr>
      <w:suppressAutoHyphens/>
      <w:autoSpaceDN w:val="0"/>
      <w:spacing w:before="120" w:after="240" w:line="312" w:lineRule="auto"/>
      <w:textAlignment w:val="baseline"/>
      <w:outlineLvl w:val="0"/>
    </w:pPr>
    <w:rPr>
      <w:rFonts w:eastAsia="Times New Roman" w:cs="Arial"/>
      <w:b/>
      <w:bCs/>
      <w:caps/>
      <w:color w:val="E1120D"/>
      <w:kern w:val="3"/>
      <w:sz w:val="32"/>
      <w:szCs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1F1406"/>
    <w:pPr>
      <w:suppressAutoHyphens/>
      <w:spacing w:before="120" w:after="100" w:line="264" w:lineRule="auto"/>
      <w:ind w:left="440"/>
    </w:pPr>
    <w:rPr>
      <w:rFonts w:eastAsiaTheme="minorHAnsi" w:cstheme="minorBidi"/>
    </w:rPr>
  </w:style>
  <w:style w:type="paragraph" w:styleId="Revisin">
    <w:name w:val="Revision"/>
    <w:hidden/>
    <w:uiPriority w:val="99"/>
    <w:semiHidden/>
    <w:rsid w:val="00B45D1A"/>
    <w:rPr>
      <w:rFonts w:ascii="Verdana" w:hAnsi="Verdana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26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520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42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5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661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93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1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792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698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6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70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7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1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635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8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589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2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21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87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emf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emf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4A0825-8BA2-4E7A-AB71-6F923631D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655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Análisis 02-02 Certificado de prestación de servicios.docx</vt:lpstr>
    </vt:vector>
  </TitlesOfParts>
  <Company/>
  <LinksUpToDate>false</LinksUpToDate>
  <CharactersWithSpaces>4255</CharactersWithSpaces>
  <SharedDoc>false</SharedDoc>
  <HLinks>
    <vt:vector size="408" baseType="variant">
      <vt:variant>
        <vt:i4>1769541</vt:i4>
      </vt:variant>
      <vt:variant>
        <vt:i4>204</vt:i4>
      </vt:variant>
      <vt:variant>
        <vt:i4>0</vt:i4>
      </vt:variant>
      <vt:variant>
        <vt:i4>5</vt:i4>
      </vt:variant>
      <vt:variant>
        <vt:lpwstr>http://www.mecd.gob.es/educacion-mecd/dms/mecd/servicios-al-ciudadano-mecd/catalogo/educacion/tablas-equivalencias-por-paises.pdf</vt:lpwstr>
      </vt:variant>
      <vt:variant>
        <vt:lpwstr/>
      </vt:variant>
      <vt:variant>
        <vt:i4>4390981</vt:i4>
      </vt:variant>
      <vt:variant>
        <vt:i4>201</vt:i4>
      </vt:variant>
      <vt:variant>
        <vt:i4>0</vt:i4>
      </vt:variant>
      <vt:variant>
        <vt:i4>5</vt:i4>
      </vt:variant>
      <vt:variant>
        <vt:lpwstr>https://sede.uam.es/</vt:lpwstr>
      </vt:variant>
      <vt:variant>
        <vt:lpwstr/>
      </vt:variant>
      <vt:variant>
        <vt:i4>6553701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Anexar</vt:lpwstr>
      </vt:variant>
      <vt:variant>
        <vt:i4>589860</vt:i4>
      </vt:variant>
      <vt:variant>
        <vt:i4>195</vt:i4>
      </vt:variant>
      <vt:variant>
        <vt:i4>0</vt:i4>
      </vt:variant>
      <vt:variant>
        <vt:i4>5</vt:i4>
      </vt:variant>
      <vt:variant>
        <vt:lpwstr>mailto:cau@uam.es</vt:lpwstr>
      </vt:variant>
      <vt:variant>
        <vt:lpwstr/>
      </vt:variant>
      <vt:variant>
        <vt:i4>3866739</vt:i4>
      </vt:variant>
      <vt:variant>
        <vt:i4>192</vt:i4>
      </vt:variant>
      <vt:variant>
        <vt:i4>0</vt:i4>
      </vt:variant>
      <vt:variant>
        <vt:i4>5</vt:i4>
      </vt:variant>
      <vt:variant>
        <vt:lpwstr>https://uam.es/cau</vt:lpwstr>
      </vt:variant>
      <vt:variant>
        <vt:lpwstr/>
      </vt:variant>
      <vt:variant>
        <vt:i4>7733308</vt:i4>
      </vt:variant>
      <vt:variant>
        <vt:i4>189</vt:i4>
      </vt:variant>
      <vt:variant>
        <vt:i4>0</vt:i4>
      </vt:variant>
      <vt:variant>
        <vt:i4>5</vt:i4>
      </vt:variant>
      <vt:variant>
        <vt:lpwstr>https://rus.uam.es/</vt:lpwstr>
      </vt:variant>
      <vt:variant>
        <vt:lpwstr/>
      </vt:variant>
      <vt:variant>
        <vt:i4>7733308</vt:i4>
      </vt:variant>
      <vt:variant>
        <vt:i4>186</vt:i4>
      </vt:variant>
      <vt:variant>
        <vt:i4>0</vt:i4>
      </vt:variant>
      <vt:variant>
        <vt:i4>5</vt:i4>
      </vt:variant>
      <vt:variant>
        <vt:lpwstr>https://rus.uam.es/</vt:lpwstr>
      </vt:variant>
      <vt:variant>
        <vt:lpwstr/>
      </vt:variant>
      <vt:variant>
        <vt:i4>7733308</vt:i4>
      </vt:variant>
      <vt:variant>
        <vt:i4>183</vt:i4>
      </vt:variant>
      <vt:variant>
        <vt:i4>0</vt:i4>
      </vt:variant>
      <vt:variant>
        <vt:i4>5</vt:i4>
      </vt:variant>
      <vt:variant>
        <vt:lpwstr>https://rus.uam.es/</vt:lpwstr>
      </vt:variant>
      <vt:variant>
        <vt:lpwstr/>
      </vt:variant>
      <vt:variant>
        <vt:i4>4587590</vt:i4>
      </vt:variant>
      <vt:variant>
        <vt:i4>180</vt:i4>
      </vt:variant>
      <vt:variant>
        <vt:i4>0</vt:i4>
      </vt:variant>
      <vt:variant>
        <vt:i4>5</vt:i4>
      </vt:variant>
      <vt:variant>
        <vt:lpwstr>https://autoservicio.uam.es/</vt:lpwstr>
      </vt:variant>
      <vt:variant>
        <vt:lpwstr/>
      </vt:variant>
      <vt:variant>
        <vt:i4>589860</vt:i4>
      </vt:variant>
      <vt:variant>
        <vt:i4>177</vt:i4>
      </vt:variant>
      <vt:variant>
        <vt:i4>0</vt:i4>
      </vt:variant>
      <vt:variant>
        <vt:i4>5</vt:i4>
      </vt:variant>
      <vt:variant>
        <vt:lpwstr>mailto:cau@uam.es</vt:lpwstr>
      </vt:variant>
      <vt:variant>
        <vt:lpwstr/>
      </vt:variant>
      <vt:variant>
        <vt:i4>589860</vt:i4>
      </vt:variant>
      <vt:variant>
        <vt:i4>174</vt:i4>
      </vt:variant>
      <vt:variant>
        <vt:i4>0</vt:i4>
      </vt:variant>
      <vt:variant>
        <vt:i4>5</vt:i4>
      </vt:variant>
      <vt:variant>
        <vt:lpwstr>mailto:cau@uam.es</vt:lpwstr>
      </vt:variant>
      <vt:variant>
        <vt:lpwstr/>
      </vt:variant>
      <vt:variant>
        <vt:i4>6357114</vt:i4>
      </vt:variant>
      <vt:variant>
        <vt:i4>171</vt:i4>
      </vt:variant>
      <vt:variant>
        <vt:i4>0</vt:i4>
      </vt:variant>
      <vt:variant>
        <vt:i4>5</vt:i4>
      </vt:variant>
      <vt:variant>
        <vt:lpwstr>http://webmail.uam.es/</vt:lpwstr>
      </vt:variant>
      <vt:variant>
        <vt:lpwstr/>
      </vt:variant>
      <vt:variant>
        <vt:i4>6553701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Anexar</vt:lpwstr>
      </vt:variant>
      <vt:variant>
        <vt:i4>3342371</vt:i4>
      </vt:variant>
      <vt:variant>
        <vt:i4>165</vt:i4>
      </vt:variant>
      <vt:variant>
        <vt:i4>0</vt:i4>
      </vt:variant>
      <vt:variant>
        <vt:i4>5</vt:i4>
      </vt:variant>
      <vt:variant>
        <vt:lpwstr>https://sede.uam.es/fpi</vt:lpwstr>
      </vt:variant>
      <vt:variant>
        <vt:lpwstr/>
      </vt:variant>
      <vt:variant>
        <vt:i4>1310768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_Toc453243372</vt:lpwstr>
      </vt:variant>
      <vt:variant>
        <vt:i4>1310768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_Toc453243371</vt:lpwstr>
      </vt:variant>
      <vt:variant>
        <vt:i4>1310768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_Toc453243370</vt:lpwstr>
      </vt:variant>
      <vt:variant>
        <vt:i4>1376304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_Toc453243369</vt:lpwstr>
      </vt:variant>
      <vt:variant>
        <vt:i4>1376304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_Toc453243368</vt:lpwstr>
      </vt:variant>
      <vt:variant>
        <vt:i4>1376304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_Toc453243367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_Toc453243366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_Toc453243365</vt:lpwstr>
      </vt:variant>
      <vt:variant>
        <vt:i4>1376304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_Toc453243364</vt:lpwstr>
      </vt:variant>
      <vt:variant>
        <vt:i4>1376304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_Toc453243363</vt:lpwstr>
      </vt:variant>
      <vt:variant>
        <vt:i4>1376304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_Toc453243362</vt:lpwstr>
      </vt:variant>
      <vt:variant>
        <vt:i4>1376304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_Toc453243361</vt:lpwstr>
      </vt:variant>
      <vt:variant>
        <vt:i4>1376304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_Toc453243360</vt:lpwstr>
      </vt:variant>
      <vt:variant>
        <vt:i4>1441840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_Toc453243359</vt:lpwstr>
      </vt:variant>
      <vt:variant>
        <vt:i4>1441840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_Toc453243358</vt:lpwstr>
      </vt:variant>
      <vt:variant>
        <vt:i4>1441840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_Toc453243357</vt:lpwstr>
      </vt:variant>
      <vt:variant>
        <vt:i4>1441840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_Toc453243356</vt:lpwstr>
      </vt:variant>
      <vt:variant>
        <vt:i4>1441840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_Toc453243355</vt:lpwstr>
      </vt:variant>
      <vt:variant>
        <vt:i4>1441840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_Toc453243354</vt:lpwstr>
      </vt:variant>
      <vt:variant>
        <vt:i4>1441840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_Toc453243353</vt:lpwstr>
      </vt:variant>
      <vt:variant>
        <vt:i4>1441840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_Toc453243352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_Toc453243351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_Toc453243350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_Toc453243349</vt:lpwstr>
      </vt:variant>
      <vt:variant>
        <vt:i4>1507376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_Toc453243348</vt:lpwstr>
      </vt:variant>
      <vt:variant>
        <vt:i4>1507376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_Toc453243347</vt:lpwstr>
      </vt:variant>
      <vt:variant>
        <vt:i4>1507376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_Toc453243346</vt:lpwstr>
      </vt:variant>
      <vt:variant>
        <vt:i4>262192</vt:i4>
      </vt:variant>
      <vt:variant>
        <vt:i4>-1</vt:i4>
      </vt:variant>
      <vt:variant>
        <vt:i4>1035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1037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1038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1039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1040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1045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1047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1048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1049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1050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1051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1052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1053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1054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1055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1058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1059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1061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1062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1063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1064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1067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1086</vt:i4>
      </vt:variant>
      <vt:variant>
        <vt:i4>4</vt:i4>
      </vt:variant>
      <vt:variant>
        <vt:lpwstr/>
      </vt:variant>
      <vt:variant>
        <vt:lpwstr>_top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02-02 Certificado de prestación de servicios.docx</dc:title>
  <dc:creator/>
  <cp:lastModifiedBy/>
  <cp:revision>1</cp:revision>
  <dcterms:created xsi:type="dcterms:W3CDTF">2020-02-05T15:23:00Z</dcterms:created>
  <dcterms:modified xsi:type="dcterms:W3CDTF">2021-09-08T15:28:00Z</dcterms:modified>
</cp:coreProperties>
</file>